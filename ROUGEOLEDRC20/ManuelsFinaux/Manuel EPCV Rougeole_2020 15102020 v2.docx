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91622" w14:textId="06D81C4C" w:rsidR="00811510" w:rsidRPr="00F42E52" w:rsidRDefault="00811510" w:rsidP="00305419">
      <w:pPr>
        <w:spacing w:before="120" w:line="276" w:lineRule="auto"/>
        <w:jc w:val="both"/>
        <w:rPr>
          <w:kern w:val="20"/>
        </w:rPr>
      </w:pPr>
    </w:p>
    <w:p w14:paraId="5FD2DB82" w14:textId="77777777" w:rsidR="00811510" w:rsidRPr="00F42E52" w:rsidRDefault="00811510" w:rsidP="00305419">
      <w:pPr>
        <w:spacing w:before="120" w:line="276" w:lineRule="auto"/>
        <w:jc w:val="both"/>
        <w:rPr>
          <w:kern w:val="20"/>
        </w:rPr>
      </w:pPr>
    </w:p>
    <w:p w14:paraId="373BFD2B" w14:textId="77777777" w:rsidR="00F42E52" w:rsidRPr="00F42E52" w:rsidRDefault="00F42E52" w:rsidP="00305419">
      <w:pPr>
        <w:spacing w:before="120" w:line="276" w:lineRule="auto"/>
        <w:jc w:val="both"/>
        <w:rPr>
          <w:kern w:val="20"/>
        </w:rPr>
      </w:pPr>
    </w:p>
    <w:p w14:paraId="136C2687" w14:textId="77777777" w:rsidR="00F42E52" w:rsidRPr="00F42E52" w:rsidRDefault="00F42E52" w:rsidP="00305419">
      <w:pPr>
        <w:spacing w:before="120" w:line="276" w:lineRule="auto"/>
        <w:jc w:val="both"/>
        <w:rPr>
          <w:kern w:val="20"/>
        </w:rPr>
      </w:pPr>
    </w:p>
    <w:p w14:paraId="370EBC98" w14:textId="77777777" w:rsidR="00F42E52" w:rsidRPr="00F42E52" w:rsidRDefault="00F42E52" w:rsidP="00305419">
      <w:pPr>
        <w:spacing w:before="120" w:line="276" w:lineRule="auto"/>
        <w:jc w:val="both"/>
        <w:rPr>
          <w:kern w:val="20"/>
        </w:rPr>
      </w:pPr>
    </w:p>
    <w:p w14:paraId="4B65EBDC" w14:textId="77777777" w:rsidR="00F42E52" w:rsidRPr="00F42E52" w:rsidRDefault="00F42E52" w:rsidP="00305419">
      <w:pPr>
        <w:spacing w:before="120" w:line="276" w:lineRule="auto"/>
        <w:jc w:val="both"/>
        <w:rPr>
          <w:kern w:val="20"/>
        </w:rPr>
      </w:pPr>
    </w:p>
    <w:p w14:paraId="20162C31" w14:textId="77777777" w:rsidR="00F42E52" w:rsidRPr="00F42E52" w:rsidRDefault="00F42E52" w:rsidP="00305419">
      <w:pPr>
        <w:spacing w:before="120" w:line="276" w:lineRule="auto"/>
        <w:jc w:val="both"/>
        <w:rPr>
          <w:kern w:val="20"/>
        </w:rPr>
      </w:pPr>
    </w:p>
    <w:p w14:paraId="0DAA2267" w14:textId="77777777" w:rsidR="00F42E52" w:rsidRPr="00F42E52" w:rsidRDefault="00F42E52" w:rsidP="00305419">
      <w:pPr>
        <w:spacing w:before="120" w:line="276" w:lineRule="auto"/>
        <w:jc w:val="both"/>
        <w:rPr>
          <w:kern w:val="20"/>
        </w:rPr>
      </w:pPr>
    </w:p>
    <w:p w14:paraId="52F691A6" w14:textId="77777777" w:rsidR="00F42E52" w:rsidRPr="00F42E52" w:rsidRDefault="00F42E52" w:rsidP="00305419">
      <w:pPr>
        <w:spacing w:before="120" w:line="276" w:lineRule="auto"/>
        <w:jc w:val="both"/>
        <w:rPr>
          <w:kern w:val="20"/>
        </w:rPr>
      </w:pPr>
    </w:p>
    <w:p w14:paraId="583E6B0A" w14:textId="77777777" w:rsidR="00F42E52" w:rsidRPr="00F42E52" w:rsidRDefault="00F42E52" w:rsidP="00305419">
      <w:pPr>
        <w:spacing w:before="120" w:line="276" w:lineRule="auto"/>
        <w:jc w:val="both"/>
        <w:rPr>
          <w:kern w:val="20"/>
        </w:rPr>
      </w:pPr>
    </w:p>
    <w:p w14:paraId="6D9D4163" w14:textId="77777777" w:rsidR="00F42E52" w:rsidRPr="00F42E52" w:rsidRDefault="00F42E52" w:rsidP="00305419">
      <w:pPr>
        <w:spacing w:before="120" w:line="276" w:lineRule="auto"/>
        <w:jc w:val="both"/>
        <w:rPr>
          <w:kern w:val="20"/>
        </w:rPr>
      </w:pPr>
    </w:p>
    <w:p w14:paraId="44E25C3D" w14:textId="77777777" w:rsidR="00F42E52" w:rsidRPr="00F42E52" w:rsidRDefault="00F42E52" w:rsidP="00305419">
      <w:pPr>
        <w:spacing w:before="120" w:line="276" w:lineRule="auto"/>
        <w:jc w:val="both"/>
        <w:rPr>
          <w:kern w:val="20"/>
        </w:rPr>
      </w:pPr>
    </w:p>
    <w:p w14:paraId="3AF971F1" w14:textId="77777777" w:rsidR="00F42E52" w:rsidRPr="00F42E52" w:rsidRDefault="00F42E52" w:rsidP="00305419">
      <w:pPr>
        <w:spacing w:before="120" w:line="276" w:lineRule="auto"/>
        <w:jc w:val="both"/>
        <w:rPr>
          <w:kern w:val="20"/>
        </w:rPr>
      </w:pPr>
    </w:p>
    <w:p w14:paraId="0E9505F7" w14:textId="7BE56965" w:rsidR="00D71D0C" w:rsidRPr="00F42E52" w:rsidRDefault="00D71D0C" w:rsidP="00E857C2">
      <w:pPr>
        <w:pBdr>
          <w:top w:val="single" w:sz="5" w:space="14" w:color="000000"/>
          <w:left w:val="single" w:sz="5" w:space="0" w:color="000000"/>
          <w:bottom w:val="single" w:sz="5" w:space="10" w:color="000000"/>
          <w:right w:val="single" w:sz="5" w:space="0" w:color="000000"/>
        </w:pBdr>
        <w:shd w:val="solid" w:color="E5E5E5" w:fill="auto"/>
        <w:spacing w:before="120" w:line="276" w:lineRule="auto"/>
        <w:jc w:val="center"/>
        <w:rPr>
          <w:b/>
          <w:bCs/>
          <w:color w:val="000000"/>
          <w:kern w:val="20"/>
        </w:rPr>
      </w:pPr>
      <w:r w:rsidRPr="00F42E52">
        <w:rPr>
          <w:b/>
          <w:bCs/>
          <w:color w:val="000000"/>
          <w:kern w:val="20"/>
        </w:rPr>
        <w:t>EVALUATION POST-CAMPAGNE DE VA</w:t>
      </w:r>
      <w:r w:rsidR="0001210C" w:rsidRPr="00F42E52">
        <w:rPr>
          <w:b/>
          <w:bCs/>
          <w:color w:val="000000"/>
          <w:kern w:val="20"/>
        </w:rPr>
        <w:t xml:space="preserve">CCINATION </w:t>
      </w:r>
      <w:r w:rsidR="00E857C2">
        <w:rPr>
          <w:b/>
          <w:bCs/>
          <w:color w:val="000000"/>
          <w:kern w:val="20"/>
        </w:rPr>
        <w:t xml:space="preserve">DE SUIVI </w:t>
      </w:r>
      <w:r w:rsidR="0001210C" w:rsidRPr="00F42E52">
        <w:rPr>
          <w:b/>
          <w:bCs/>
          <w:color w:val="000000"/>
          <w:kern w:val="20"/>
        </w:rPr>
        <w:t xml:space="preserve">CONTRE LA ROUGEOLE </w:t>
      </w:r>
      <w:r w:rsidRPr="00F42E52">
        <w:rPr>
          <w:b/>
          <w:bCs/>
          <w:color w:val="000000"/>
          <w:kern w:val="20"/>
        </w:rPr>
        <w:t>EN R</w:t>
      </w:r>
      <w:r w:rsidR="001B5BD1" w:rsidRPr="00F42E52">
        <w:rPr>
          <w:b/>
          <w:bCs/>
          <w:color w:val="000000"/>
          <w:kern w:val="20"/>
        </w:rPr>
        <w:t xml:space="preserve">EPUBLIQUE </w:t>
      </w:r>
      <w:r w:rsidRPr="00F42E52">
        <w:rPr>
          <w:b/>
          <w:bCs/>
          <w:color w:val="000000"/>
          <w:kern w:val="20"/>
        </w:rPr>
        <w:t>D</w:t>
      </w:r>
      <w:r w:rsidR="001B5BD1" w:rsidRPr="00F42E52">
        <w:rPr>
          <w:b/>
          <w:bCs/>
          <w:color w:val="000000"/>
          <w:kern w:val="20"/>
        </w:rPr>
        <w:t xml:space="preserve">EMOCRATIQUE DU </w:t>
      </w:r>
      <w:r w:rsidRPr="00F42E52">
        <w:rPr>
          <w:b/>
          <w:bCs/>
          <w:color w:val="000000"/>
          <w:kern w:val="20"/>
        </w:rPr>
        <w:t>C</w:t>
      </w:r>
      <w:r w:rsidR="001B5BD1" w:rsidRPr="00F42E52">
        <w:rPr>
          <w:b/>
          <w:bCs/>
          <w:color w:val="000000"/>
          <w:kern w:val="20"/>
        </w:rPr>
        <w:t>ONGO</w:t>
      </w:r>
      <w:r w:rsidR="0001210C" w:rsidRPr="00F42E52">
        <w:rPr>
          <w:b/>
          <w:bCs/>
          <w:color w:val="000000"/>
          <w:kern w:val="20"/>
        </w:rPr>
        <w:t xml:space="preserve"> EN 201</w:t>
      </w:r>
      <w:ins w:id="3" w:author="Angèle Dilu Ahuka" w:date="2019-06-16T23:38:00Z">
        <w:r w:rsidR="004A49FB">
          <w:rPr>
            <w:b/>
            <w:bCs/>
            <w:color w:val="000000"/>
            <w:kern w:val="20"/>
          </w:rPr>
          <w:t>9</w:t>
        </w:r>
      </w:ins>
      <w:del w:id="4" w:author="Angèle Dilu Ahuka" w:date="2019-06-16T23:38:00Z">
        <w:r w:rsidR="0001210C" w:rsidRPr="00F42E52" w:rsidDel="004A49FB">
          <w:rPr>
            <w:b/>
            <w:bCs/>
            <w:color w:val="000000"/>
            <w:kern w:val="20"/>
          </w:rPr>
          <w:delText>7</w:delText>
        </w:r>
      </w:del>
    </w:p>
    <w:p w14:paraId="06129F4A" w14:textId="77777777" w:rsidR="00F42E52" w:rsidRPr="00F42E52" w:rsidRDefault="00F42E52" w:rsidP="00305419">
      <w:pPr>
        <w:spacing w:before="120" w:line="276" w:lineRule="auto"/>
        <w:ind w:left="2952"/>
        <w:jc w:val="both"/>
        <w:rPr>
          <w:b/>
          <w:bCs/>
          <w:i/>
          <w:iCs/>
          <w:kern w:val="20"/>
        </w:rPr>
      </w:pPr>
    </w:p>
    <w:p w14:paraId="13758319" w14:textId="77777777" w:rsidR="00811510" w:rsidRPr="00F42E52" w:rsidRDefault="001737CA" w:rsidP="00305419">
      <w:pPr>
        <w:spacing w:before="120" w:line="276" w:lineRule="auto"/>
        <w:ind w:left="2952"/>
        <w:jc w:val="both"/>
        <w:rPr>
          <w:b/>
          <w:bCs/>
          <w:i/>
          <w:iCs/>
          <w:kern w:val="20"/>
        </w:rPr>
      </w:pPr>
      <w:r w:rsidRPr="00F42E52">
        <w:rPr>
          <w:b/>
          <w:bCs/>
          <w:i/>
          <w:iCs/>
          <w:kern w:val="20"/>
        </w:rPr>
        <w:t>Manuel de l’enquêteur</w:t>
      </w:r>
    </w:p>
    <w:p w14:paraId="1E3305D0" w14:textId="77777777" w:rsidR="0001210C" w:rsidRPr="00F42E52" w:rsidRDefault="0001210C" w:rsidP="00305419">
      <w:pPr>
        <w:spacing w:before="120" w:line="276" w:lineRule="auto"/>
        <w:jc w:val="both"/>
        <w:rPr>
          <w:i/>
          <w:iCs/>
          <w:kern w:val="20"/>
        </w:rPr>
      </w:pPr>
    </w:p>
    <w:p w14:paraId="2672CB17" w14:textId="77777777" w:rsidR="0001210C" w:rsidRPr="00F42E52" w:rsidRDefault="0001210C" w:rsidP="00305419">
      <w:pPr>
        <w:spacing w:before="120" w:line="276" w:lineRule="auto"/>
        <w:jc w:val="both"/>
        <w:rPr>
          <w:i/>
          <w:iCs/>
          <w:kern w:val="20"/>
        </w:rPr>
      </w:pPr>
    </w:p>
    <w:p w14:paraId="1CE5F29F" w14:textId="77777777" w:rsidR="0001210C" w:rsidRPr="00F42E52" w:rsidRDefault="0001210C" w:rsidP="00305419">
      <w:pPr>
        <w:spacing w:before="120" w:line="276" w:lineRule="auto"/>
        <w:jc w:val="both"/>
        <w:rPr>
          <w:i/>
          <w:iCs/>
          <w:kern w:val="20"/>
        </w:rPr>
      </w:pPr>
    </w:p>
    <w:p w14:paraId="3C997941" w14:textId="77777777" w:rsidR="0001210C" w:rsidRPr="00F42E52" w:rsidRDefault="0001210C" w:rsidP="00305419">
      <w:pPr>
        <w:spacing w:before="120" w:line="276" w:lineRule="auto"/>
        <w:jc w:val="both"/>
        <w:rPr>
          <w:i/>
          <w:iCs/>
          <w:kern w:val="20"/>
        </w:rPr>
      </w:pPr>
    </w:p>
    <w:p w14:paraId="66CD94FE" w14:textId="77777777" w:rsidR="0001210C" w:rsidRPr="00F42E52" w:rsidRDefault="0001210C" w:rsidP="00305419">
      <w:pPr>
        <w:spacing w:before="120" w:line="276" w:lineRule="auto"/>
        <w:jc w:val="both"/>
        <w:rPr>
          <w:i/>
          <w:iCs/>
          <w:kern w:val="20"/>
        </w:rPr>
      </w:pPr>
    </w:p>
    <w:p w14:paraId="77D9C111" w14:textId="77777777" w:rsidR="00811510" w:rsidRPr="00F42E52" w:rsidRDefault="00811510" w:rsidP="00305419">
      <w:pPr>
        <w:spacing w:before="120" w:line="276" w:lineRule="auto"/>
        <w:jc w:val="both"/>
        <w:rPr>
          <w:i/>
          <w:iCs/>
          <w:kern w:val="20"/>
        </w:rPr>
      </w:pPr>
    </w:p>
    <w:p w14:paraId="07C40E60" w14:textId="363E4357" w:rsidR="00C70A6C" w:rsidRDefault="000A1870" w:rsidP="00C70A6C">
      <w:pPr>
        <w:spacing w:before="120" w:line="276" w:lineRule="auto"/>
        <w:rPr>
          <w:ins w:id="5" w:author="Angèle Dilu Keti" w:date="2020-10-22T08:04:00Z"/>
          <w:i/>
          <w:iCs/>
          <w:kern w:val="20"/>
        </w:rPr>
        <w:sectPr w:rsidR="00C70A6C" w:rsidSect="00D71D0C">
          <w:footerReference w:type="default" r:id="rId7"/>
          <w:footerReference w:type="first" r:id="rId8"/>
          <w:pgSz w:w="11918" w:h="16854"/>
          <w:pgMar w:top="1134" w:right="1134" w:bottom="1134" w:left="1134" w:header="720" w:footer="717" w:gutter="113"/>
          <w:cols w:space="720"/>
          <w:noEndnote/>
          <w:titlePg/>
        </w:sectPr>
      </w:pPr>
      <w:ins w:id="6" w:author="Angèle Dilu Keti" w:date="2020-10-22T12:31:00Z">
        <w:r>
          <w:rPr>
            <w:i/>
            <w:iCs/>
            <w:kern w:val="20"/>
          </w:rPr>
          <w:t xml:space="preserve">                                                  </w:t>
        </w:r>
      </w:ins>
      <w:r w:rsidR="001737CA" w:rsidRPr="00F42E52">
        <w:rPr>
          <w:i/>
          <w:iCs/>
          <w:kern w:val="20"/>
        </w:rPr>
        <w:t xml:space="preserve">Kinshasa, </w:t>
      </w:r>
      <w:r w:rsidR="00E857C2">
        <w:rPr>
          <w:i/>
          <w:iCs/>
          <w:kern w:val="20"/>
        </w:rPr>
        <w:t>Septembre 2020</w:t>
      </w:r>
    </w:p>
    <w:customXmlInsRangeStart w:id="7" w:author="Angèle Dilu Keti" w:date="2020-10-22T08:04:00Z"/>
    <w:sdt>
      <w:sdtPr>
        <w:id w:val="-1634324402"/>
        <w:docPartObj>
          <w:docPartGallery w:val="Table of Contents"/>
          <w:docPartUnique/>
        </w:docPartObj>
      </w:sdtPr>
      <w:sdtEndPr>
        <w:rPr>
          <w:rFonts w:ascii="Times New Roman" w:eastAsiaTheme="minorEastAsia" w:hAnsi="Times New Roman" w:cs="Times New Roman"/>
          <w:b/>
          <w:bCs/>
          <w:color w:val="auto"/>
          <w:sz w:val="24"/>
          <w:szCs w:val="24"/>
        </w:rPr>
      </w:sdtEndPr>
      <w:sdtContent>
        <w:customXmlInsRangeEnd w:id="7"/>
        <w:p w14:paraId="54241A3C" w14:textId="0D7B7B0F" w:rsidR="001D341C" w:rsidRDefault="001D341C">
          <w:pPr>
            <w:pStyle w:val="En-ttedetabledesmatires"/>
            <w:rPr>
              <w:ins w:id="8" w:author="Angèle Dilu Keti" w:date="2020-10-22T08:09:00Z"/>
              <w:b/>
              <w:bCs/>
            </w:rPr>
          </w:pPr>
          <w:ins w:id="9" w:author="Angèle Dilu Keti" w:date="2020-10-22T08:04:00Z">
            <w:r w:rsidRPr="001D341C">
              <w:rPr>
                <w:b/>
                <w:bCs/>
                <w:rPrChange w:id="10" w:author="Angèle Dilu Keti" w:date="2020-10-22T08:09:00Z">
                  <w:rPr/>
                </w:rPrChange>
              </w:rPr>
              <w:t>Table des matières</w:t>
            </w:r>
          </w:ins>
        </w:p>
        <w:p w14:paraId="552CB721" w14:textId="5ED8F19D" w:rsidR="001D341C" w:rsidRDefault="001D341C" w:rsidP="001D341C">
          <w:pPr>
            <w:rPr>
              <w:ins w:id="11" w:author="Angèle Dilu Keti" w:date="2020-10-22T08:09:00Z"/>
            </w:rPr>
          </w:pPr>
        </w:p>
        <w:p w14:paraId="43B9F6F1" w14:textId="77777777" w:rsidR="001D341C" w:rsidRPr="00E05653" w:rsidRDefault="001D341C" w:rsidP="001D341C">
          <w:pPr>
            <w:rPr>
              <w:ins w:id="12" w:author="Angèle Dilu Keti" w:date="2020-10-22T08:04:00Z"/>
            </w:rPr>
            <w:pPrChange w:id="13" w:author="Angèle Dilu Keti" w:date="2020-10-22T08:09:00Z">
              <w:pPr>
                <w:pStyle w:val="En-ttedetabledesmatires"/>
              </w:pPr>
            </w:pPrChange>
          </w:pPr>
        </w:p>
        <w:p w14:paraId="39798C3C" w14:textId="7F3456E4" w:rsidR="001D341C" w:rsidRDefault="001D341C">
          <w:pPr>
            <w:pStyle w:val="TM1"/>
            <w:tabs>
              <w:tab w:val="left" w:pos="480"/>
              <w:tab w:val="right" w:leader="dot" w:pos="9527"/>
            </w:tabs>
            <w:rPr>
              <w:ins w:id="14" w:author="Angèle Dilu Keti" w:date="2020-10-22T08:10:00Z"/>
              <w:rFonts w:asciiTheme="minorHAnsi" w:hAnsiTheme="minorHAnsi" w:cstheme="minorBidi"/>
              <w:noProof/>
              <w:sz w:val="22"/>
              <w:szCs w:val="22"/>
            </w:rPr>
          </w:pPr>
          <w:ins w:id="15" w:author="Angèle Dilu Keti" w:date="2020-10-22T08:04:00Z">
            <w:r>
              <w:fldChar w:fldCharType="begin"/>
            </w:r>
            <w:r>
              <w:instrText xml:space="preserve"> TOC \o "1-3" \h \z \u </w:instrText>
            </w:r>
            <w:r>
              <w:fldChar w:fldCharType="separate"/>
            </w:r>
          </w:ins>
          <w:ins w:id="16" w:author="Angèle Dilu Keti" w:date="2020-10-22T08:10:00Z">
            <w:r w:rsidRPr="00394CDC">
              <w:rPr>
                <w:rStyle w:val="Lienhypertexte"/>
                <w:noProof/>
              </w:rPr>
              <w:fldChar w:fldCharType="begin"/>
            </w:r>
            <w:r w:rsidRPr="00394CDC">
              <w:rPr>
                <w:rStyle w:val="Lienhypertexte"/>
                <w:noProof/>
              </w:rPr>
              <w:instrText xml:space="preserve"> </w:instrText>
            </w:r>
            <w:r>
              <w:rPr>
                <w:noProof/>
              </w:rPr>
              <w:instrText>HYPERLINK \l "_Toc54246658"</w:instrText>
            </w:r>
            <w:r w:rsidRPr="00394CDC">
              <w:rPr>
                <w:rStyle w:val="Lienhypertexte"/>
                <w:noProof/>
              </w:rPr>
              <w:instrText xml:space="preserve"> </w:instrText>
            </w:r>
            <w:r w:rsidRPr="00394CDC">
              <w:rPr>
                <w:rStyle w:val="Lienhypertexte"/>
                <w:noProof/>
              </w:rPr>
            </w:r>
            <w:r w:rsidRPr="00394CDC">
              <w:rPr>
                <w:rStyle w:val="Lienhypertexte"/>
                <w:noProof/>
              </w:rPr>
              <w:fldChar w:fldCharType="separate"/>
            </w:r>
            <w:r w:rsidRPr="00394CDC">
              <w:rPr>
                <w:rStyle w:val="Lienhypertexte"/>
                <w:rFonts w:eastAsia="Arial Unicode MS"/>
                <w:noProof/>
              </w:rPr>
              <w:t>1.</w:t>
            </w:r>
            <w:r>
              <w:rPr>
                <w:rFonts w:asciiTheme="minorHAnsi" w:hAnsiTheme="minorHAnsi" w:cstheme="minorBidi"/>
                <w:noProof/>
                <w:sz w:val="22"/>
                <w:szCs w:val="22"/>
              </w:rPr>
              <w:tab/>
            </w:r>
            <w:r w:rsidRPr="00394CDC">
              <w:rPr>
                <w:rStyle w:val="Lienhypertexte"/>
                <w:rFonts w:eastAsia="Arial Unicode MS"/>
                <w:noProof/>
              </w:rPr>
              <w:t>Introduction</w:t>
            </w:r>
            <w:r>
              <w:rPr>
                <w:noProof/>
                <w:webHidden/>
              </w:rPr>
              <w:tab/>
            </w:r>
            <w:r>
              <w:rPr>
                <w:noProof/>
                <w:webHidden/>
              </w:rPr>
              <w:fldChar w:fldCharType="begin"/>
            </w:r>
            <w:r>
              <w:rPr>
                <w:noProof/>
                <w:webHidden/>
              </w:rPr>
              <w:instrText xml:space="preserve"> PAGEREF _Toc54246658 \h </w:instrText>
            </w:r>
            <w:r>
              <w:rPr>
                <w:noProof/>
                <w:webHidden/>
              </w:rPr>
            </w:r>
          </w:ins>
          <w:r>
            <w:rPr>
              <w:noProof/>
              <w:webHidden/>
            </w:rPr>
            <w:fldChar w:fldCharType="separate"/>
          </w:r>
          <w:ins w:id="17" w:author="Angèle Dilu Keti" w:date="2020-10-22T08:10:00Z">
            <w:r>
              <w:rPr>
                <w:noProof/>
                <w:webHidden/>
              </w:rPr>
              <w:t>3</w:t>
            </w:r>
            <w:r>
              <w:rPr>
                <w:noProof/>
                <w:webHidden/>
              </w:rPr>
              <w:fldChar w:fldCharType="end"/>
            </w:r>
            <w:r w:rsidRPr="00394CDC">
              <w:rPr>
                <w:rStyle w:val="Lienhypertexte"/>
                <w:noProof/>
              </w:rPr>
              <w:fldChar w:fldCharType="end"/>
            </w:r>
          </w:ins>
        </w:p>
        <w:p w14:paraId="07059C43" w14:textId="34B05D1B" w:rsidR="001D341C" w:rsidRDefault="001D341C">
          <w:pPr>
            <w:pStyle w:val="TM1"/>
            <w:tabs>
              <w:tab w:val="left" w:pos="480"/>
              <w:tab w:val="right" w:leader="dot" w:pos="9527"/>
            </w:tabs>
            <w:rPr>
              <w:ins w:id="18" w:author="Angèle Dilu Keti" w:date="2020-10-22T08:10:00Z"/>
              <w:rFonts w:asciiTheme="minorHAnsi" w:hAnsiTheme="minorHAnsi" w:cstheme="minorBidi"/>
              <w:noProof/>
              <w:sz w:val="22"/>
              <w:szCs w:val="22"/>
            </w:rPr>
          </w:pPr>
          <w:ins w:id="19" w:author="Angèle Dilu Keti" w:date="2020-10-22T08:10:00Z">
            <w:r w:rsidRPr="00394CDC">
              <w:rPr>
                <w:rStyle w:val="Lienhypertexte"/>
                <w:noProof/>
              </w:rPr>
              <w:fldChar w:fldCharType="begin"/>
            </w:r>
            <w:r w:rsidRPr="00394CDC">
              <w:rPr>
                <w:rStyle w:val="Lienhypertexte"/>
                <w:noProof/>
              </w:rPr>
              <w:instrText xml:space="preserve"> </w:instrText>
            </w:r>
            <w:r>
              <w:rPr>
                <w:noProof/>
              </w:rPr>
              <w:instrText>HYPERLINK \l "_Toc54246659"</w:instrText>
            </w:r>
            <w:r w:rsidRPr="00394CDC">
              <w:rPr>
                <w:rStyle w:val="Lienhypertexte"/>
                <w:noProof/>
              </w:rPr>
              <w:instrText xml:space="preserve"> </w:instrText>
            </w:r>
            <w:r w:rsidRPr="00394CDC">
              <w:rPr>
                <w:rStyle w:val="Lienhypertexte"/>
                <w:noProof/>
              </w:rPr>
            </w:r>
            <w:r w:rsidRPr="00394CDC">
              <w:rPr>
                <w:rStyle w:val="Lienhypertexte"/>
                <w:noProof/>
              </w:rPr>
              <w:fldChar w:fldCharType="separate"/>
            </w:r>
            <w:r w:rsidRPr="00394CDC">
              <w:rPr>
                <w:rStyle w:val="Lienhypertexte"/>
                <w:noProof/>
              </w:rPr>
              <w:t>2.</w:t>
            </w:r>
            <w:r>
              <w:rPr>
                <w:rFonts w:asciiTheme="minorHAnsi" w:hAnsiTheme="minorHAnsi" w:cstheme="minorBidi"/>
                <w:noProof/>
                <w:sz w:val="22"/>
                <w:szCs w:val="22"/>
              </w:rPr>
              <w:tab/>
            </w:r>
            <w:r w:rsidRPr="00394CDC">
              <w:rPr>
                <w:rStyle w:val="Lienhypertexte"/>
                <w:noProof/>
              </w:rPr>
              <w:t>Instructions générales</w:t>
            </w:r>
            <w:r>
              <w:rPr>
                <w:noProof/>
                <w:webHidden/>
              </w:rPr>
              <w:tab/>
            </w:r>
            <w:r>
              <w:rPr>
                <w:noProof/>
                <w:webHidden/>
              </w:rPr>
              <w:fldChar w:fldCharType="begin"/>
            </w:r>
            <w:r>
              <w:rPr>
                <w:noProof/>
                <w:webHidden/>
              </w:rPr>
              <w:instrText xml:space="preserve"> PAGEREF _Toc54246659 \h </w:instrText>
            </w:r>
            <w:r>
              <w:rPr>
                <w:noProof/>
                <w:webHidden/>
              </w:rPr>
            </w:r>
          </w:ins>
          <w:r>
            <w:rPr>
              <w:noProof/>
              <w:webHidden/>
            </w:rPr>
            <w:fldChar w:fldCharType="separate"/>
          </w:r>
          <w:ins w:id="20" w:author="Angèle Dilu Keti" w:date="2020-10-22T08:10:00Z">
            <w:r>
              <w:rPr>
                <w:noProof/>
                <w:webHidden/>
              </w:rPr>
              <w:t>3</w:t>
            </w:r>
            <w:r>
              <w:rPr>
                <w:noProof/>
                <w:webHidden/>
              </w:rPr>
              <w:fldChar w:fldCharType="end"/>
            </w:r>
            <w:r w:rsidRPr="00394CDC">
              <w:rPr>
                <w:rStyle w:val="Lienhypertexte"/>
                <w:noProof/>
              </w:rPr>
              <w:fldChar w:fldCharType="end"/>
            </w:r>
          </w:ins>
        </w:p>
        <w:p w14:paraId="7D486E3C" w14:textId="0BE4A1EB" w:rsidR="001D341C" w:rsidRDefault="001D341C">
          <w:pPr>
            <w:pStyle w:val="TM2"/>
            <w:tabs>
              <w:tab w:val="left" w:pos="1540"/>
              <w:tab w:val="right" w:leader="dot" w:pos="9527"/>
            </w:tabs>
            <w:rPr>
              <w:ins w:id="21" w:author="Angèle Dilu Keti" w:date="2020-10-22T08:10:00Z"/>
              <w:rFonts w:asciiTheme="minorHAnsi" w:hAnsiTheme="minorHAnsi" w:cstheme="minorBidi"/>
              <w:noProof/>
              <w:sz w:val="22"/>
              <w:szCs w:val="22"/>
            </w:rPr>
          </w:pPr>
          <w:ins w:id="22" w:author="Angèle Dilu Keti" w:date="2020-10-22T08:10:00Z">
            <w:r w:rsidRPr="00394CDC">
              <w:rPr>
                <w:rStyle w:val="Lienhypertexte"/>
                <w:noProof/>
              </w:rPr>
              <w:fldChar w:fldCharType="begin"/>
            </w:r>
            <w:r w:rsidRPr="00394CDC">
              <w:rPr>
                <w:rStyle w:val="Lienhypertexte"/>
                <w:noProof/>
              </w:rPr>
              <w:instrText xml:space="preserve"> </w:instrText>
            </w:r>
            <w:r>
              <w:rPr>
                <w:noProof/>
              </w:rPr>
              <w:instrText>HYPERLINK \l "_Toc54246660"</w:instrText>
            </w:r>
            <w:r w:rsidRPr="00394CDC">
              <w:rPr>
                <w:rStyle w:val="Lienhypertexte"/>
                <w:noProof/>
              </w:rPr>
              <w:instrText xml:space="preserve"> </w:instrText>
            </w:r>
            <w:r w:rsidRPr="00394CDC">
              <w:rPr>
                <w:rStyle w:val="Lienhypertexte"/>
                <w:noProof/>
              </w:rPr>
            </w:r>
            <w:r w:rsidRPr="00394CDC">
              <w:rPr>
                <w:rStyle w:val="Lienhypertexte"/>
                <w:noProof/>
              </w:rPr>
              <w:fldChar w:fldCharType="separate"/>
            </w:r>
            <w:r w:rsidRPr="00394CDC">
              <w:rPr>
                <w:rStyle w:val="Lienhypertexte"/>
                <w:rFonts w:eastAsia="Arial Unicode MS"/>
                <w:noProof/>
              </w:rPr>
              <w:t>Section 1</w:t>
            </w:r>
            <w:r>
              <w:rPr>
                <w:rFonts w:asciiTheme="minorHAnsi" w:hAnsiTheme="minorHAnsi" w:cstheme="minorBidi"/>
                <w:noProof/>
                <w:sz w:val="22"/>
                <w:szCs w:val="22"/>
              </w:rPr>
              <w:tab/>
            </w:r>
            <w:r w:rsidRPr="00394CDC">
              <w:rPr>
                <w:rStyle w:val="Lienhypertexte"/>
                <w:rFonts w:eastAsia="Arial Unicode MS"/>
                <w:bCs/>
                <w:noProof/>
              </w:rPr>
              <w:t xml:space="preserve">: </w:t>
            </w:r>
            <w:r w:rsidRPr="00394CDC">
              <w:rPr>
                <w:rStyle w:val="Lienhypertexte"/>
                <w:rFonts w:eastAsia="Arial Unicode MS"/>
                <w:noProof/>
              </w:rPr>
              <w:t>Sélection des ménages à enquêter et enrôlement des cibles</w:t>
            </w:r>
            <w:r>
              <w:rPr>
                <w:noProof/>
                <w:webHidden/>
              </w:rPr>
              <w:tab/>
            </w:r>
            <w:r>
              <w:rPr>
                <w:noProof/>
                <w:webHidden/>
              </w:rPr>
              <w:fldChar w:fldCharType="begin"/>
            </w:r>
            <w:r>
              <w:rPr>
                <w:noProof/>
                <w:webHidden/>
              </w:rPr>
              <w:instrText xml:space="preserve"> PAGEREF _Toc54246660 \h </w:instrText>
            </w:r>
            <w:r>
              <w:rPr>
                <w:noProof/>
                <w:webHidden/>
              </w:rPr>
            </w:r>
          </w:ins>
          <w:r>
            <w:rPr>
              <w:noProof/>
              <w:webHidden/>
            </w:rPr>
            <w:fldChar w:fldCharType="separate"/>
          </w:r>
          <w:ins w:id="23" w:author="Angèle Dilu Keti" w:date="2020-10-22T08:10:00Z">
            <w:r>
              <w:rPr>
                <w:noProof/>
                <w:webHidden/>
              </w:rPr>
              <w:t>4</w:t>
            </w:r>
            <w:r>
              <w:rPr>
                <w:noProof/>
                <w:webHidden/>
              </w:rPr>
              <w:fldChar w:fldCharType="end"/>
            </w:r>
            <w:r w:rsidRPr="00394CDC">
              <w:rPr>
                <w:rStyle w:val="Lienhypertexte"/>
                <w:noProof/>
              </w:rPr>
              <w:fldChar w:fldCharType="end"/>
            </w:r>
          </w:ins>
        </w:p>
        <w:p w14:paraId="5EB9E0F7" w14:textId="06961D65" w:rsidR="001D341C" w:rsidRDefault="001D341C">
          <w:pPr>
            <w:pStyle w:val="TM2"/>
            <w:tabs>
              <w:tab w:val="left" w:pos="1540"/>
              <w:tab w:val="right" w:leader="dot" w:pos="9527"/>
            </w:tabs>
            <w:rPr>
              <w:ins w:id="24" w:author="Angèle Dilu Keti" w:date="2020-10-22T08:10:00Z"/>
              <w:rFonts w:asciiTheme="minorHAnsi" w:hAnsiTheme="minorHAnsi" w:cstheme="minorBidi"/>
              <w:noProof/>
              <w:sz w:val="22"/>
              <w:szCs w:val="22"/>
            </w:rPr>
          </w:pPr>
          <w:ins w:id="25" w:author="Angèle Dilu Keti" w:date="2020-10-22T08:10:00Z">
            <w:r w:rsidRPr="00394CDC">
              <w:rPr>
                <w:rStyle w:val="Lienhypertexte"/>
                <w:noProof/>
              </w:rPr>
              <w:fldChar w:fldCharType="begin"/>
            </w:r>
            <w:r w:rsidRPr="00394CDC">
              <w:rPr>
                <w:rStyle w:val="Lienhypertexte"/>
                <w:noProof/>
              </w:rPr>
              <w:instrText xml:space="preserve"> </w:instrText>
            </w:r>
            <w:r>
              <w:rPr>
                <w:noProof/>
              </w:rPr>
              <w:instrText>HYPERLINK \l "_Toc54246661"</w:instrText>
            </w:r>
            <w:r w:rsidRPr="00394CDC">
              <w:rPr>
                <w:rStyle w:val="Lienhypertexte"/>
                <w:noProof/>
              </w:rPr>
              <w:instrText xml:space="preserve"> </w:instrText>
            </w:r>
            <w:r w:rsidRPr="00394CDC">
              <w:rPr>
                <w:rStyle w:val="Lienhypertexte"/>
                <w:noProof/>
              </w:rPr>
            </w:r>
            <w:r w:rsidRPr="00394CDC">
              <w:rPr>
                <w:rStyle w:val="Lienhypertexte"/>
                <w:noProof/>
              </w:rPr>
              <w:fldChar w:fldCharType="separate"/>
            </w:r>
            <w:r w:rsidRPr="00394CDC">
              <w:rPr>
                <w:rStyle w:val="Lienhypertexte"/>
                <w:rFonts w:eastAsia="Arial Unicode MS"/>
                <w:noProof/>
              </w:rPr>
              <w:t>Section 2</w:t>
            </w:r>
            <w:r>
              <w:rPr>
                <w:rFonts w:asciiTheme="minorHAnsi" w:hAnsiTheme="minorHAnsi" w:cstheme="minorBidi"/>
                <w:noProof/>
                <w:sz w:val="22"/>
                <w:szCs w:val="22"/>
              </w:rPr>
              <w:tab/>
            </w:r>
            <w:r w:rsidRPr="00394CDC">
              <w:rPr>
                <w:rStyle w:val="Lienhypertexte"/>
                <w:rFonts w:eastAsia="Arial Unicode MS"/>
                <w:noProof/>
              </w:rPr>
              <w:t>: Administrer les questionnaires</w:t>
            </w:r>
            <w:r>
              <w:rPr>
                <w:noProof/>
                <w:webHidden/>
              </w:rPr>
              <w:tab/>
            </w:r>
            <w:r>
              <w:rPr>
                <w:noProof/>
                <w:webHidden/>
              </w:rPr>
              <w:fldChar w:fldCharType="begin"/>
            </w:r>
            <w:r>
              <w:rPr>
                <w:noProof/>
                <w:webHidden/>
              </w:rPr>
              <w:instrText xml:space="preserve"> PAGEREF _Toc54246661 \h </w:instrText>
            </w:r>
            <w:r>
              <w:rPr>
                <w:noProof/>
                <w:webHidden/>
              </w:rPr>
            </w:r>
          </w:ins>
          <w:r>
            <w:rPr>
              <w:noProof/>
              <w:webHidden/>
            </w:rPr>
            <w:fldChar w:fldCharType="separate"/>
          </w:r>
          <w:ins w:id="26" w:author="Angèle Dilu Keti" w:date="2020-10-22T08:10:00Z">
            <w:r>
              <w:rPr>
                <w:noProof/>
                <w:webHidden/>
              </w:rPr>
              <w:t>7</w:t>
            </w:r>
            <w:r>
              <w:rPr>
                <w:noProof/>
                <w:webHidden/>
              </w:rPr>
              <w:fldChar w:fldCharType="end"/>
            </w:r>
            <w:r w:rsidRPr="00394CDC">
              <w:rPr>
                <w:rStyle w:val="Lienhypertexte"/>
                <w:noProof/>
              </w:rPr>
              <w:fldChar w:fldCharType="end"/>
            </w:r>
          </w:ins>
        </w:p>
        <w:p w14:paraId="1BF85699" w14:textId="27645947" w:rsidR="001D341C" w:rsidRDefault="001D341C">
          <w:pPr>
            <w:pStyle w:val="TM3"/>
            <w:tabs>
              <w:tab w:val="left" w:pos="1100"/>
              <w:tab w:val="right" w:leader="dot" w:pos="9527"/>
            </w:tabs>
            <w:rPr>
              <w:ins w:id="27" w:author="Angèle Dilu Keti" w:date="2020-10-22T08:10:00Z"/>
              <w:rFonts w:asciiTheme="minorHAnsi" w:hAnsiTheme="minorHAnsi" w:cstheme="minorBidi"/>
              <w:noProof/>
              <w:sz w:val="22"/>
              <w:szCs w:val="22"/>
            </w:rPr>
          </w:pPr>
          <w:ins w:id="28" w:author="Angèle Dilu Keti" w:date="2020-10-22T08:10:00Z">
            <w:r w:rsidRPr="00394CDC">
              <w:rPr>
                <w:rStyle w:val="Lienhypertexte"/>
                <w:noProof/>
              </w:rPr>
              <w:fldChar w:fldCharType="begin"/>
            </w:r>
            <w:r w:rsidRPr="00394CDC">
              <w:rPr>
                <w:rStyle w:val="Lienhypertexte"/>
                <w:noProof/>
              </w:rPr>
              <w:instrText xml:space="preserve"> </w:instrText>
            </w:r>
            <w:r>
              <w:rPr>
                <w:noProof/>
              </w:rPr>
              <w:instrText>HYPERLINK \l "_Toc54246662"</w:instrText>
            </w:r>
            <w:r w:rsidRPr="00394CDC">
              <w:rPr>
                <w:rStyle w:val="Lienhypertexte"/>
                <w:noProof/>
              </w:rPr>
              <w:instrText xml:space="preserve"> </w:instrText>
            </w:r>
            <w:r w:rsidRPr="00394CDC">
              <w:rPr>
                <w:rStyle w:val="Lienhypertexte"/>
                <w:noProof/>
              </w:rPr>
            </w:r>
            <w:r w:rsidRPr="00394CDC">
              <w:rPr>
                <w:rStyle w:val="Lienhypertexte"/>
                <w:noProof/>
              </w:rPr>
              <w:fldChar w:fldCharType="separate"/>
            </w:r>
            <w:r w:rsidRPr="00394CDC">
              <w:rPr>
                <w:rStyle w:val="Lienhypertexte"/>
                <w:rFonts w:eastAsia="Arial Unicode MS"/>
                <w:noProof/>
              </w:rPr>
              <w:t>1.</w:t>
            </w:r>
            <w:r>
              <w:rPr>
                <w:rFonts w:asciiTheme="minorHAnsi" w:hAnsiTheme="minorHAnsi" w:cstheme="minorBidi"/>
                <w:noProof/>
                <w:sz w:val="22"/>
                <w:szCs w:val="22"/>
              </w:rPr>
              <w:tab/>
            </w:r>
            <w:r w:rsidRPr="00394CDC">
              <w:rPr>
                <w:rStyle w:val="Lienhypertexte"/>
                <w:rFonts w:eastAsia="Arial Unicode MS"/>
                <w:noProof/>
              </w:rPr>
              <w:t>IDENTIFICATION</w:t>
            </w:r>
            <w:r>
              <w:rPr>
                <w:noProof/>
                <w:webHidden/>
              </w:rPr>
              <w:tab/>
            </w:r>
            <w:r>
              <w:rPr>
                <w:noProof/>
                <w:webHidden/>
              </w:rPr>
              <w:fldChar w:fldCharType="begin"/>
            </w:r>
            <w:r>
              <w:rPr>
                <w:noProof/>
                <w:webHidden/>
              </w:rPr>
              <w:instrText xml:space="preserve"> PAGEREF _Toc54246662 \h </w:instrText>
            </w:r>
            <w:r>
              <w:rPr>
                <w:noProof/>
                <w:webHidden/>
              </w:rPr>
            </w:r>
          </w:ins>
          <w:r>
            <w:rPr>
              <w:noProof/>
              <w:webHidden/>
            </w:rPr>
            <w:fldChar w:fldCharType="separate"/>
          </w:r>
          <w:ins w:id="29" w:author="Angèle Dilu Keti" w:date="2020-10-22T08:10:00Z">
            <w:r>
              <w:rPr>
                <w:noProof/>
                <w:webHidden/>
              </w:rPr>
              <w:t>7</w:t>
            </w:r>
            <w:r>
              <w:rPr>
                <w:noProof/>
                <w:webHidden/>
              </w:rPr>
              <w:fldChar w:fldCharType="end"/>
            </w:r>
            <w:r w:rsidRPr="00394CDC">
              <w:rPr>
                <w:rStyle w:val="Lienhypertexte"/>
                <w:noProof/>
              </w:rPr>
              <w:fldChar w:fldCharType="end"/>
            </w:r>
          </w:ins>
        </w:p>
        <w:p w14:paraId="211EF085" w14:textId="1FF229AD" w:rsidR="001D341C" w:rsidRDefault="001D341C">
          <w:pPr>
            <w:pStyle w:val="TM3"/>
            <w:tabs>
              <w:tab w:val="left" w:pos="1100"/>
              <w:tab w:val="right" w:leader="dot" w:pos="9527"/>
            </w:tabs>
            <w:rPr>
              <w:ins w:id="30" w:author="Angèle Dilu Keti" w:date="2020-10-22T08:10:00Z"/>
              <w:rFonts w:asciiTheme="minorHAnsi" w:hAnsiTheme="minorHAnsi" w:cstheme="minorBidi"/>
              <w:noProof/>
              <w:sz w:val="22"/>
              <w:szCs w:val="22"/>
            </w:rPr>
          </w:pPr>
          <w:ins w:id="31" w:author="Angèle Dilu Keti" w:date="2020-10-22T08:10:00Z">
            <w:r w:rsidRPr="00394CDC">
              <w:rPr>
                <w:rStyle w:val="Lienhypertexte"/>
                <w:noProof/>
              </w:rPr>
              <w:fldChar w:fldCharType="begin"/>
            </w:r>
            <w:r w:rsidRPr="00394CDC">
              <w:rPr>
                <w:rStyle w:val="Lienhypertexte"/>
                <w:noProof/>
              </w:rPr>
              <w:instrText xml:space="preserve"> </w:instrText>
            </w:r>
            <w:r>
              <w:rPr>
                <w:noProof/>
              </w:rPr>
              <w:instrText>HYPERLINK \l "_Toc54246665"</w:instrText>
            </w:r>
            <w:r w:rsidRPr="00394CDC">
              <w:rPr>
                <w:rStyle w:val="Lienhypertexte"/>
                <w:noProof/>
              </w:rPr>
              <w:instrText xml:space="preserve"> </w:instrText>
            </w:r>
            <w:r w:rsidRPr="00394CDC">
              <w:rPr>
                <w:rStyle w:val="Lienhypertexte"/>
                <w:noProof/>
              </w:rPr>
            </w:r>
            <w:r w:rsidRPr="00394CDC">
              <w:rPr>
                <w:rStyle w:val="Lienhypertexte"/>
                <w:noProof/>
              </w:rPr>
              <w:fldChar w:fldCharType="separate"/>
            </w:r>
            <w:r w:rsidRPr="00394CDC">
              <w:rPr>
                <w:rStyle w:val="Lienhypertexte"/>
                <w:rFonts w:eastAsia="Arial Unicode MS"/>
                <w:bCs/>
                <w:noProof/>
              </w:rPr>
              <w:t>2.</w:t>
            </w:r>
            <w:r>
              <w:rPr>
                <w:rFonts w:asciiTheme="minorHAnsi" w:hAnsiTheme="minorHAnsi" w:cstheme="minorBidi"/>
                <w:noProof/>
                <w:sz w:val="22"/>
                <w:szCs w:val="22"/>
              </w:rPr>
              <w:tab/>
            </w:r>
            <w:r w:rsidRPr="00394CDC">
              <w:rPr>
                <w:rStyle w:val="Lienhypertexte"/>
                <w:rFonts w:eastAsia="Arial Unicode MS"/>
                <w:bCs/>
                <w:noProof/>
              </w:rPr>
              <w:t>PROFIL DU MENAGE DE L’ENFANT (PME)</w:t>
            </w:r>
            <w:r>
              <w:rPr>
                <w:noProof/>
                <w:webHidden/>
              </w:rPr>
              <w:tab/>
            </w:r>
            <w:r>
              <w:rPr>
                <w:noProof/>
                <w:webHidden/>
              </w:rPr>
              <w:fldChar w:fldCharType="begin"/>
            </w:r>
            <w:r>
              <w:rPr>
                <w:noProof/>
                <w:webHidden/>
              </w:rPr>
              <w:instrText xml:space="preserve"> PAGEREF _Toc54246665 \h </w:instrText>
            </w:r>
            <w:r>
              <w:rPr>
                <w:noProof/>
                <w:webHidden/>
              </w:rPr>
            </w:r>
          </w:ins>
          <w:r>
            <w:rPr>
              <w:noProof/>
              <w:webHidden/>
            </w:rPr>
            <w:fldChar w:fldCharType="separate"/>
          </w:r>
          <w:ins w:id="32" w:author="Angèle Dilu Keti" w:date="2020-10-22T08:10:00Z">
            <w:r>
              <w:rPr>
                <w:noProof/>
                <w:webHidden/>
              </w:rPr>
              <w:t>7</w:t>
            </w:r>
            <w:r>
              <w:rPr>
                <w:noProof/>
                <w:webHidden/>
              </w:rPr>
              <w:fldChar w:fldCharType="end"/>
            </w:r>
            <w:r w:rsidRPr="00394CDC">
              <w:rPr>
                <w:rStyle w:val="Lienhypertexte"/>
                <w:noProof/>
              </w:rPr>
              <w:fldChar w:fldCharType="end"/>
            </w:r>
          </w:ins>
        </w:p>
        <w:p w14:paraId="3AFDD5FD" w14:textId="425F9CAA" w:rsidR="001D341C" w:rsidRDefault="001D341C">
          <w:pPr>
            <w:pStyle w:val="TM3"/>
            <w:tabs>
              <w:tab w:val="left" w:pos="1100"/>
              <w:tab w:val="right" w:leader="dot" w:pos="9527"/>
            </w:tabs>
            <w:rPr>
              <w:ins w:id="33" w:author="Angèle Dilu Keti" w:date="2020-10-22T08:10:00Z"/>
              <w:rFonts w:asciiTheme="minorHAnsi" w:hAnsiTheme="minorHAnsi" w:cstheme="minorBidi"/>
              <w:noProof/>
              <w:sz w:val="22"/>
              <w:szCs w:val="22"/>
            </w:rPr>
          </w:pPr>
          <w:ins w:id="34" w:author="Angèle Dilu Keti" w:date="2020-10-22T08:10:00Z">
            <w:r w:rsidRPr="00394CDC">
              <w:rPr>
                <w:rStyle w:val="Lienhypertexte"/>
                <w:noProof/>
              </w:rPr>
              <w:fldChar w:fldCharType="begin"/>
            </w:r>
            <w:r w:rsidRPr="00394CDC">
              <w:rPr>
                <w:rStyle w:val="Lienhypertexte"/>
                <w:noProof/>
              </w:rPr>
              <w:instrText xml:space="preserve"> </w:instrText>
            </w:r>
            <w:r>
              <w:rPr>
                <w:noProof/>
              </w:rPr>
              <w:instrText>HYPERLINK \l "_Toc54246666"</w:instrText>
            </w:r>
            <w:r w:rsidRPr="00394CDC">
              <w:rPr>
                <w:rStyle w:val="Lienhypertexte"/>
                <w:noProof/>
              </w:rPr>
              <w:instrText xml:space="preserve"> </w:instrText>
            </w:r>
            <w:r w:rsidRPr="00394CDC">
              <w:rPr>
                <w:rStyle w:val="Lienhypertexte"/>
                <w:noProof/>
              </w:rPr>
            </w:r>
            <w:r w:rsidRPr="00394CDC">
              <w:rPr>
                <w:rStyle w:val="Lienhypertexte"/>
                <w:noProof/>
              </w:rPr>
              <w:fldChar w:fldCharType="separate"/>
            </w:r>
            <w:r w:rsidRPr="00394CDC">
              <w:rPr>
                <w:rStyle w:val="Lienhypertexte"/>
                <w:rFonts w:eastAsia="Arial Unicode MS"/>
                <w:noProof/>
              </w:rPr>
              <w:t>3.</w:t>
            </w:r>
            <w:r>
              <w:rPr>
                <w:rFonts w:asciiTheme="minorHAnsi" w:hAnsiTheme="minorHAnsi" w:cstheme="minorBidi"/>
                <w:noProof/>
                <w:sz w:val="22"/>
                <w:szCs w:val="22"/>
              </w:rPr>
              <w:tab/>
            </w:r>
            <w:r w:rsidRPr="00394CDC">
              <w:rPr>
                <w:rStyle w:val="Lienhypertexte"/>
                <w:rFonts w:eastAsia="Arial Unicode MS"/>
                <w:noProof/>
              </w:rPr>
              <w:t>CARACTERISTIQUES DES ENFANTS ENQUETES DANS LE MENAGE (CEE)</w:t>
            </w:r>
            <w:r>
              <w:rPr>
                <w:noProof/>
                <w:webHidden/>
              </w:rPr>
              <w:tab/>
            </w:r>
            <w:r>
              <w:rPr>
                <w:noProof/>
                <w:webHidden/>
              </w:rPr>
              <w:fldChar w:fldCharType="begin"/>
            </w:r>
            <w:r>
              <w:rPr>
                <w:noProof/>
                <w:webHidden/>
              </w:rPr>
              <w:instrText xml:space="preserve"> PAGEREF _Toc54246666 \h </w:instrText>
            </w:r>
            <w:r>
              <w:rPr>
                <w:noProof/>
                <w:webHidden/>
              </w:rPr>
            </w:r>
          </w:ins>
          <w:r>
            <w:rPr>
              <w:noProof/>
              <w:webHidden/>
            </w:rPr>
            <w:fldChar w:fldCharType="separate"/>
          </w:r>
          <w:ins w:id="35" w:author="Angèle Dilu Keti" w:date="2020-10-22T08:10:00Z">
            <w:r>
              <w:rPr>
                <w:noProof/>
                <w:webHidden/>
              </w:rPr>
              <w:t>9</w:t>
            </w:r>
            <w:r>
              <w:rPr>
                <w:noProof/>
                <w:webHidden/>
              </w:rPr>
              <w:fldChar w:fldCharType="end"/>
            </w:r>
            <w:r w:rsidRPr="00394CDC">
              <w:rPr>
                <w:rStyle w:val="Lienhypertexte"/>
                <w:noProof/>
              </w:rPr>
              <w:fldChar w:fldCharType="end"/>
            </w:r>
          </w:ins>
        </w:p>
        <w:p w14:paraId="3707232D" w14:textId="4BD21DD8" w:rsidR="001D341C" w:rsidRDefault="001D341C">
          <w:pPr>
            <w:pStyle w:val="TM3"/>
            <w:tabs>
              <w:tab w:val="left" w:pos="1100"/>
              <w:tab w:val="right" w:leader="dot" w:pos="9527"/>
            </w:tabs>
            <w:rPr>
              <w:ins w:id="36" w:author="Angèle Dilu Keti" w:date="2020-10-22T08:10:00Z"/>
              <w:rFonts w:asciiTheme="minorHAnsi" w:hAnsiTheme="minorHAnsi" w:cstheme="minorBidi"/>
              <w:noProof/>
              <w:sz w:val="22"/>
              <w:szCs w:val="22"/>
            </w:rPr>
          </w:pPr>
          <w:ins w:id="37" w:author="Angèle Dilu Keti" w:date="2020-10-22T08:10:00Z">
            <w:r w:rsidRPr="00394CDC">
              <w:rPr>
                <w:rStyle w:val="Lienhypertexte"/>
                <w:noProof/>
              </w:rPr>
              <w:fldChar w:fldCharType="begin"/>
            </w:r>
            <w:r w:rsidRPr="00394CDC">
              <w:rPr>
                <w:rStyle w:val="Lienhypertexte"/>
                <w:noProof/>
              </w:rPr>
              <w:instrText xml:space="preserve"> </w:instrText>
            </w:r>
            <w:r>
              <w:rPr>
                <w:noProof/>
              </w:rPr>
              <w:instrText>HYPERLINK \l "_Toc54246667"</w:instrText>
            </w:r>
            <w:r w:rsidRPr="00394CDC">
              <w:rPr>
                <w:rStyle w:val="Lienhypertexte"/>
                <w:noProof/>
              </w:rPr>
              <w:instrText xml:space="preserve"> </w:instrText>
            </w:r>
            <w:r w:rsidRPr="00394CDC">
              <w:rPr>
                <w:rStyle w:val="Lienhypertexte"/>
                <w:noProof/>
              </w:rPr>
            </w:r>
            <w:r w:rsidRPr="00394CDC">
              <w:rPr>
                <w:rStyle w:val="Lienhypertexte"/>
                <w:noProof/>
              </w:rPr>
              <w:fldChar w:fldCharType="separate"/>
            </w:r>
            <w:r w:rsidRPr="00394CDC">
              <w:rPr>
                <w:rStyle w:val="Lienhypertexte"/>
                <w:rFonts w:eastAsia="Arial Unicode MS"/>
                <w:noProof/>
              </w:rPr>
              <w:t>4.</w:t>
            </w:r>
            <w:r>
              <w:rPr>
                <w:rFonts w:asciiTheme="minorHAnsi" w:hAnsiTheme="minorHAnsi" w:cstheme="minorBidi"/>
                <w:noProof/>
                <w:sz w:val="22"/>
                <w:szCs w:val="22"/>
              </w:rPr>
              <w:tab/>
            </w:r>
            <w:r w:rsidRPr="00394CDC">
              <w:rPr>
                <w:rStyle w:val="Lienhypertexte"/>
                <w:rFonts w:eastAsia="Arial Unicode MS"/>
                <w:noProof/>
              </w:rPr>
              <w:t xml:space="preserve">INFORMATION SUR LA CAMPAGNE ET CONNAISSANCES DES </w:t>
            </w:r>
          </w:ins>
          <w:ins w:id="38" w:author="Angèle Dilu Keti" w:date="2020-10-22T12:16:00Z">
            <w:r w:rsidR="00295048">
              <w:rPr>
                <w:rStyle w:val="Lienhypertexte"/>
                <w:rFonts w:eastAsia="Arial Unicode MS"/>
                <w:noProof/>
              </w:rPr>
              <w:t xml:space="preserve">    </w:t>
            </w:r>
          </w:ins>
          <w:ins w:id="39" w:author="Angèle Dilu Keti" w:date="2020-10-22T08:10:00Z">
            <w:r w:rsidRPr="00394CDC">
              <w:rPr>
                <w:rStyle w:val="Lienhypertexte"/>
                <w:rFonts w:eastAsia="Arial Unicode MS"/>
                <w:noProof/>
              </w:rPr>
              <w:t>POPULATIONS SUR LA VACCINATION : ICCP</w:t>
            </w:r>
            <w:r>
              <w:rPr>
                <w:noProof/>
                <w:webHidden/>
              </w:rPr>
              <w:tab/>
            </w:r>
            <w:r>
              <w:rPr>
                <w:noProof/>
                <w:webHidden/>
              </w:rPr>
              <w:fldChar w:fldCharType="begin"/>
            </w:r>
            <w:r>
              <w:rPr>
                <w:noProof/>
                <w:webHidden/>
              </w:rPr>
              <w:instrText xml:space="preserve"> PAGEREF _Toc54246667 \h </w:instrText>
            </w:r>
            <w:r>
              <w:rPr>
                <w:noProof/>
                <w:webHidden/>
              </w:rPr>
            </w:r>
          </w:ins>
          <w:r>
            <w:rPr>
              <w:noProof/>
              <w:webHidden/>
            </w:rPr>
            <w:fldChar w:fldCharType="separate"/>
          </w:r>
          <w:ins w:id="40" w:author="Angèle Dilu Keti" w:date="2020-10-22T08:10:00Z">
            <w:r>
              <w:rPr>
                <w:noProof/>
                <w:webHidden/>
              </w:rPr>
              <w:t>10</w:t>
            </w:r>
            <w:r>
              <w:rPr>
                <w:noProof/>
                <w:webHidden/>
              </w:rPr>
              <w:fldChar w:fldCharType="end"/>
            </w:r>
            <w:r w:rsidRPr="00394CDC">
              <w:rPr>
                <w:rStyle w:val="Lienhypertexte"/>
                <w:noProof/>
              </w:rPr>
              <w:fldChar w:fldCharType="end"/>
            </w:r>
          </w:ins>
        </w:p>
        <w:p w14:paraId="27DD4E24" w14:textId="7A8AC5F7" w:rsidR="001D341C" w:rsidRDefault="001D341C">
          <w:pPr>
            <w:pStyle w:val="TM3"/>
            <w:tabs>
              <w:tab w:val="left" w:pos="1100"/>
              <w:tab w:val="right" w:leader="dot" w:pos="9527"/>
            </w:tabs>
            <w:rPr>
              <w:ins w:id="41" w:author="Angèle Dilu Keti" w:date="2020-10-22T08:10:00Z"/>
              <w:rFonts w:asciiTheme="minorHAnsi" w:hAnsiTheme="minorHAnsi" w:cstheme="minorBidi"/>
              <w:noProof/>
              <w:sz w:val="22"/>
              <w:szCs w:val="22"/>
            </w:rPr>
          </w:pPr>
          <w:ins w:id="42" w:author="Angèle Dilu Keti" w:date="2020-10-22T08:10:00Z">
            <w:r w:rsidRPr="00394CDC">
              <w:rPr>
                <w:rStyle w:val="Lienhypertexte"/>
                <w:noProof/>
              </w:rPr>
              <w:fldChar w:fldCharType="begin"/>
            </w:r>
            <w:r w:rsidRPr="00394CDC">
              <w:rPr>
                <w:rStyle w:val="Lienhypertexte"/>
                <w:noProof/>
              </w:rPr>
              <w:instrText xml:space="preserve"> </w:instrText>
            </w:r>
            <w:r>
              <w:rPr>
                <w:noProof/>
              </w:rPr>
              <w:instrText>HYPERLINK \l "_Toc54246668"</w:instrText>
            </w:r>
            <w:r w:rsidRPr="00394CDC">
              <w:rPr>
                <w:rStyle w:val="Lienhypertexte"/>
                <w:noProof/>
              </w:rPr>
              <w:instrText xml:space="preserve"> </w:instrText>
            </w:r>
            <w:r w:rsidRPr="00394CDC">
              <w:rPr>
                <w:rStyle w:val="Lienhypertexte"/>
                <w:noProof/>
              </w:rPr>
            </w:r>
            <w:r w:rsidRPr="00394CDC">
              <w:rPr>
                <w:rStyle w:val="Lienhypertexte"/>
                <w:noProof/>
              </w:rPr>
              <w:fldChar w:fldCharType="separate"/>
            </w:r>
            <w:r w:rsidRPr="00394CDC">
              <w:rPr>
                <w:rStyle w:val="Lienhypertexte"/>
                <w:rFonts w:eastAsia="Arial Unicode MS"/>
                <w:noProof/>
              </w:rPr>
              <w:t>5.</w:t>
            </w:r>
            <w:r>
              <w:rPr>
                <w:rFonts w:asciiTheme="minorHAnsi" w:hAnsiTheme="minorHAnsi" w:cstheme="minorBidi"/>
                <w:noProof/>
                <w:sz w:val="22"/>
                <w:szCs w:val="22"/>
              </w:rPr>
              <w:tab/>
            </w:r>
            <w:r w:rsidRPr="00394CDC">
              <w:rPr>
                <w:rStyle w:val="Lienhypertexte"/>
                <w:rFonts w:eastAsia="Arial Unicode MS"/>
                <w:noProof/>
              </w:rPr>
              <w:t>VACCINATION DE L’ENFANT CONTRE LA ROUGEOLE : VCR</w:t>
            </w:r>
            <w:r>
              <w:rPr>
                <w:noProof/>
                <w:webHidden/>
              </w:rPr>
              <w:tab/>
            </w:r>
            <w:r>
              <w:rPr>
                <w:noProof/>
                <w:webHidden/>
              </w:rPr>
              <w:fldChar w:fldCharType="begin"/>
            </w:r>
            <w:r>
              <w:rPr>
                <w:noProof/>
                <w:webHidden/>
              </w:rPr>
              <w:instrText xml:space="preserve"> PAGEREF _Toc54246668 \h </w:instrText>
            </w:r>
            <w:r>
              <w:rPr>
                <w:noProof/>
                <w:webHidden/>
              </w:rPr>
            </w:r>
          </w:ins>
          <w:r>
            <w:rPr>
              <w:noProof/>
              <w:webHidden/>
            </w:rPr>
            <w:fldChar w:fldCharType="separate"/>
          </w:r>
          <w:ins w:id="43" w:author="Angèle Dilu Keti" w:date="2020-10-22T08:10:00Z">
            <w:r>
              <w:rPr>
                <w:noProof/>
                <w:webHidden/>
              </w:rPr>
              <w:t>11</w:t>
            </w:r>
            <w:r>
              <w:rPr>
                <w:noProof/>
                <w:webHidden/>
              </w:rPr>
              <w:fldChar w:fldCharType="end"/>
            </w:r>
            <w:r w:rsidRPr="00394CDC">
              <w:rPr>
                <w:rStyle w:val="Lienhypertexte"/>
                <w:noProof/>
              </w:rPr>
              <w:fldChar w:fldCharType="end"/>
            </w:r>
          </w:ins>
        </w:p>
        <w:p w14:paraId="700B77EB" w14:textId="0E8B9B48" w:rsidR="001D341C" w:rsidRDefault="001D341C">
          <w:pPr>
            <w:pStyle w:val="TM3"/>
            <w:tabs>
              <w:tab w:val="left" w:pos="1100"/>
              <w:tab w:val="right" w:leader="dot" w:pos="9527"/>
            </w:tabs>
            <w:rPr>
              <w:ins w:id="44" w:author="Angèle Dilu Keti" w:date="2020-10-22T08:10:00Z"/>
              <w:rFonts w:asciiTheme="minorHAnsi" w:hAnsiTheme="minorHAnsi" w:cstheme="minorBidi"/>
              <w:noProof/>
              <w:sz w:val="22"/>
              <w:szCs w:val="22"/>
            </w:rPr>
          </w:pPr>
          <w:ins w:id="45" w:author="Angèle Dilu Keti" w:date="2020-10-22T08:10:00Z">
            <w:r w:rsidRPr="00394CDC">
              <w:rPr>
                <w:rStyle w:val="Lienhypertexte"/>
                <w:noProof/>
              </w:rPr>
              <w:fldChar w:fldCharType="begin"/>
            </w:r>
            <w:r w:rsidRPr="00394CDC">
              <w:rPr>
                <w:rStyle w:val="Lienhypertexte"/>
                <w:noProof/>
              </w:rPr>
              <w:instrText xml:space="preserve"> </w:instrText>
            </w:r>
            <w:r>
              <w:rPr>
                <w:noProof/>
              </w:rPr>
              <w:instrText>HYPERLINK \l "_Toc54246669"</w:instrText>
            </w:r>
            <w:r w:rsidRPr="00394CDC">
              <w:rPr>
                <w:rStyle w:val="Lienhypertexte"/>
                <w:noProof/>
              </w:rPr>
              <w:instrText xml:space="preserve"> </w:instrText>
            </w:r>
            <w:r w:rsidRPr="00394CDC">
              <w:rPr>
                <w:rStyle w:val="Lienhypertexte"/>
                <w:noProof/>
              </w:rPr>
            </w:r>
            <w:r w:rsidRPr="00394CDC">
              <w:rPr>
                <w:rStyle w:val="Lienhypertexte"/>
                <w:noProof/>
              </w:rPr>
              <w:fldChar w:fldCharType="separate"/>
            </w:r>
            <w:r w:rsidRPr="00394CDC">
              <w:rPr>
                <w:rStyle w:val="Lienhypertexte"/>
                <w:rFonts w:eastAsia="Arial Unicode MS"/>
                <w:noProof/>
              </w:rPr>
              <w:t>6.</w:t>
            </w:r>
            <w:r>
              <w:rPr>
                <w:rFonts w:asciiTheme="minorHAnsi" w:hAnsiTheme="minorHAnsi" w:cstheme="minorBidi"/>
                <w:noProof/>
                <w:sz w:val="22"/>
                <w:szCs w:val="22"/>
              </w:rPr>
              <w:tab/>
            </w:r>
            <w:r w:rsidRPr="00394CDC">
              <w:rPr>
                <w:rStyle w:val="Lienhypertexte"/>
                <w:rFonts w:eastAsia="Arial Unicode MS"/>
                <w:noProof/>
              </w:rPr>
              <w:t>MANIFESTATIONS INDESIRABLES APRES LA VACCINATION : MIV</w:t>
            </w:r>
            <w:r>
              <w:rPr>
                <w:noProof/>
                <w:webHidden/>
              </w:rPr>
              <w:tab/>
            </w:r>
            <w:r>
              <w:rPr>
                <w:noProof/>
                <w:webHidden/>
              </w:rPr>
              <w:fldChar w:fldCharType="begin"/>
            </w:r>
            <w:r>
              <w:rPr>
                <w:noProof/>
                <w:webHidden/>
              </w:rPr>
              <w:instrText xml:space="preserve"> PAGEREF _Toc54246669 \h </w:instrText>
            </w:r>
            <w:r>
              <w:rPr>
                <w:noProof/>
                <w:webHidden/>
              </w:rPr>
            </w:r>
          </w:ins>
          <w:r>
            <w:rPr>
              <w:noProof/>
              <w:webHidden/>
            </w:rPr>
            <w:fldChar w:fldCharType="separate"/>
          </w:r>
          <w:ins w:id="46" w:author="Angèle Dilu Keti" w:date="2020-10-22T08:10:00Z">
            <w:r>
              <w:rPr>
                <w:noProof/>
                <w:webHidden/>
              </w:rPr>
              <w:t>12</w:t>
            </w:r>
            <w:r>
              <w:rPr>
                <w:noProof/>
                <w:webHidden/>
              </w:rPr>
              <w:fldChar w:fldCharType="end"/>
            </w:r>
            <w:r w:rsidRPr="00394CDC">
              <w:rPr>
                <w:rStyle w:val="Lienhypertexte"/>
                <w:noProof/>
              </w:rPr>
              <w:fldChar w:fldCharType="end"/>
            </w:r>
          </w:ins>
        </w:p>
        <w:p w14:paraId="03045F19" w14:textId="7099A222" w:rsidR="001D341C" w:rsidRDefault="001D341C">
          <w:pPr>
            <w:pStyle w:val="TM3"/>
            <w:tabs>
              <w:tab w:val="left" w:pos="1100"/>
              <w:tab w:val="right" w:leader="dot" w:pos="9527"/>
            </w:tabs>
            <w:rPr>
              <w:ins w:id="47" w:author="Angèle Dilu Keti" w:date="2020-10-22T08:10:00Z"/>
              <w:rFonts w:asciiTheme="minorHAnsi" w:hAnsiTheme="minorHAnsi" w:cstheme="minorBidi"/>
              <w:noProof/>
              <w:sz w:val="22"/>
              <w:szCs w:val="22"/>
            </w:rPr>
          </w:pPr>
          <w:ins w:id="48" w:author="Angèle Dilu Keti" w:date="2020-10-22T08:10:00Z">
            <w:r w:rsidRPr="00394CDC">
              <w:rPr>
                <w:rStyle w:val="Lienhypertexte"/>
                <w:noProof/>
              </w:rPr>
              <w:fldChar w:fldCharType="begin"/>
            </w:r>
            <w:r w:rsidRPr="00394CDC">
              <w:rPr>
                <w:rStyle w:val="Lienhypertexte"/>
                <w:noProof/>
              </w:rPr>
              <w:instrText xml:space="preserve"> </w:instrText>
            </w:r>
            <w:r>
              <w:rPr>
                <w:noProof/>
              </w:rPr>
              <w:instrText>HYPERLINK \l "_Toc54246670"</w:instrText>
            </w:r>
            <w:r w:rsidRPr="00394CDC">
              <w:rPr>
                <w:rStyle w:val="Lienhypertexte"/>
                <w:noProof/>
              </w:rPr>
              <w:instrText xml:space="preserve"> </w:instrText>
            </w:r>
            <w:r w:rsidRPr="00394CDC">
              <w:rPr>
                <w:rStyle w:val="Lienhypertexte"/>
                <w:noProof/>
              </w:rPr>
            </w:r>
            <w:r w:rsidRPr="00394CDC">
              <w:rPr>
                <w:rStyle w:val="Lienhypertexte"/>
                <w:noProof/>
              </w:rPr>
              <w:fldChar w:fldCharType="separate"/>
            </w:r>
            <w:r w:rsidRPr="00394CDC">
              <w:rPr>
                <w:rStyle w:val="Lienhypertexte"/>
                <w:rFonts w:eastAsia="Arial Unicode MS"/>
                <w:noProof/>
              </w:rPr>
              <w:t>7.</w:t>
            </w:r>
            <w:r>
              <w:rPr>
                <w:rFonts w:asciiTheme="minorHAnsi" w:hAnsiTheme="minorHAnsi" w:cstheme="minorBidi"/>
                <w:noProof/>
                <w:sz w:val="22"/>
                <w:szCs w:val="22"/>
              </w:rPr>
              <w:tab/>
            </w:r>
            <w:r w:rsidRPr="00394CDC">
              <w:rPr>
                <w:rStyle w:val="Lienhypertexte"/>
                <w:rFonts w:eastAsia="Arial Unicode MS"/>
                <w:noProof/>
              </w:rPr>
              <w:t>RAISONS DE NON-VACCINATION CONTRE LA CAMPAGNE : RNV</w:t>
            </w:r>
            <w:r>
              <w:rPr>
                <w:noProof/>
                <w:webHidden/>
              </w:rPr>
              <w:tab/>
            </w:r>
            <w:r>
              <w:rPr>
                <w:noProof/>
                <w:webHidden/>
              </w:rPr>
              <w:fldChar w:fldCharType="begin"/>
            </w:r>
            <w:r>
              <w:rPr>
                <w:noProof/>
                <w:webHidden/>
              </w:rPr>
              <w:instrText xml:space="preserve"> PAGEREF _Toc54246670 \h </w:instrText>
            </w:r>
            <w:r>
              <w:rPr>
                <w:noProof/>
                <w:webHidden/>
              </w:rPr>
            </w:r>
          </w:ins>
          <w:r>
            <w:rPr>
              <w:noProof/>
              <w:webHidden/>
            </w:rPr>
            <w:fldChar w:fldCharType="separate"/>
          </w:r>
          <w:ins w:id="49" w:author="Angèle Dilu Keti" w:date="2020-10-22T08:10:00Z">
            <w:r>
              <w:rPr>
                <w:noProof/>
                <w:webHidden/>
              </w:rPr>
              <w:t>13</w:t>
            </w:r>
            <w:r>
              <w:rPr>
                <w:noProof/>
                <w:webHidden/>
              </w:rPr>
              <w:fldChar w:fldCharType="end"/>
            </w:r>
            <w:r w:rsidRPr="00394CDC">
              <w:rPr>
                <w:rStyle w:val="Lienhypertexte"/>
                <w:noProof/>
              </w:rPr>
              <w:fldChar w:fldCharType="end"/>
            </w:r>
          </w:ins>
        </w:p>
        <w:p w14:paraId="59C0E4C6" w14:textId="6784C8C5" w:rsidR="001D341C" w:rsidRDefault="001D341C">
          <w:pPr>
            <w:pStyle w:val="TM1"/>
            <w:tabs>
              <w:tab w:val="left" w:pos="480"/>
              <w:tab w:val="right" w:leader="dot" w:pos="9527"/>
            </w:tabs>
            <w:rPr>
              <w:ins w:id="50" w:author="Angèle Dilu Keti" w:date="2020-10-22T08:10:00Z"/>
              <w:rFonts w:asciiTheme="minorHAnsi" w:hAnsiTheme="minorHAnsi" w:cstheme="minorBidi"/>
              <w:noProof/>
              <w:sz w:val="22"/>
              <w:szCs w:val="22"/>
            </w:rPr>
          </w:pPr>
          <w:ins w:id="51" w:author="Angèle Dilu Keti" w:date="2020-10-22T08:10:00Z">
            <w:r w:rsidRPr="00394CDC">
              <w:rPr>
                <w:rStyle w:val="Lienhypertexte"/>
                <w:noProof/>
              </w:rPr>
              <w:fldChar w:fldCharType="begin"/>
            </w:r>
            <w:r w:rsidRPr="00394CDC">
              <w:rPr>
                <w:rStyle w:val="Lienhypertexte"/>
                <w:noProof/>
              </w:rPr>
              <w:instrText xml:space="preserve"> </w:instrText>
            </w:r>
            <w:r>
              <w:rPr>
                <w:noProof/>
              </w:rPr>
              <w:instrText>HYPERLINK \l "_Toc54246671"</w:instrText>
            </w:r>
            <w:r w:rsidRPr="00394CDC">
              <w:rPr>
                <w:rStyle w:val="Lienhypertexte"/>
                <w:noProof/>
              </w:rPr>
              <w:instrText xml:space="preserve"> </w:instrText>
            </w:r>
            <w:r w:rsidRPr="00394CDC">
              <w:rPr>
                <w:rStyle w:val="Lienhypertexte"/>
                <w:noProof/>
              </w:rPr>
            </w:r>
            <w:r w:rsidRPr="00394CDC">
              <w:rPr>
                <w:rStyle w:val="Lienhypertexte"/>
                <w:noProof/>
              </w:rPr>
              <w:fldChar w:fldCharType="separate"/>
            </w:r>
            <w:r w:rsidRPr="00394CDC">
              <w:rPr>
                <w:rStyle w:val="Lienhypertexte"/>
                <w:rFonts w:eastAsia="Arial Unicode MS"/>
                <w:noProof/>
              </w:rPr>
              <w:t>3.</w:t>
            </w:r>
            <w:r>
              <w:rPr>
                <w:rFonts w:asciiTheme="minorHAnsi" w:hAnsiTheme="minorHAnsi" w:cstheme="minorBidi"/>
                <w:noProof/>
                <w:sz w:val="22"/>
                <w:szCs w:val="22"/>
              </w:rPr>
              <w:tab/>
            </w:r>
            <w:r w:rsidRPr="00394CDC">
              <w:rPr>
                <w:rStyle w:val="Lienhypertexte"/>
                <w:rFonts w:eastAsia="Arial Unicode MS"/>
                <w:noProof/>
              </w:rPr>
              <w:t>Annexes</w:t>
            </w:r>
            <w:r>
              <w:rPr>
                <w:noProof/>
                <w:webHidden/>
              </w:rPr>
              <w:tab/>
            </w:r>
            <w:r>
              <w:rPr>
                <w:noProof/>
                <w:webHidden/>
              </w:rPr>
              <w:fldChar w:fldCharType="begin"/>
            </w:r>
            <w:r>
              <w:rPr>
                <w:noProof/>
                <w:webHidden/>
              </w:rPr>
              <w:instrText xml:space="preserve"> PAGEREF _Toc54246671 \h </w:instrText>
            </w:r>
            <w:r>
              <w:rPr>
                <w:noProof/>
                <w:webHidden/>
              </w:rPr>
            </w:r>
          </w:ins>
          <w:r>
            <w:rPr>
              <w:noProof/>
              <w:webHidden/>
            </w:rPr>
            <w:fldChar w:fldCharType="separate"/>
          </w:r>
          <w:ins w:id="52" w:author="Angèle Dilu Keti" w:date="2020-10-22T08:10:00Z">
            <w:r>
              <w:rPr>
                <w:noProof/>
                <w:webHidden/>
              </w:rPr>
              <w:t>15</w:t>
            </w:r>
            <w:r>
              <w:rPr>
                <w:noProof/>
                <w:webHidden/>
              </w:rPr>
              <w:fldChar w:fldCharType="end"/>
            </w:r>
            <w:r w:rsidRPr="00394CDC">
              <w:rPr>
                <w:rStyle w:val="Lienhypertexte"/>
                <w:noProof/>
              </w:rPr>
              <w:fldChar w:fldCharType="end"/>
            </w:r>
          </w:ins>
        </w:p>
        <w:p w14:paraId="07DA6E3A" w14:textId="4FE7B460" w:rsidR="001D341C" w:rsidRPr="001D341C" w:rsidDel="001D341C" w:rsidRDefault="001D341C" w:rsidP="001D341C">
          <w:pPr>
            <w:rPr>
              <w:del w:id="53" w:author="Angèle Dilu Keti" w:date="2020-10-22T08:09:00Z"/>
              <w:noProof/>
              <w:rPrChange w:id="54" w:author="Angèle Dilu Keti" w:date="2020-10-22T08:09:00Z">
                <w:rPr>
                  <w:del w:id="55" w:author="Angèle Dilu Keti" w:date="2020-10-22T08:09:00Z"/>
                  <w:noProof/>
                </w:rPr>
              </w:rPrChange>
            </w:rPr>
            <w:pPrChange w:id="56" w:author="Angèle Dilu Keti" w:date="2020-10-22T08:09:00Z">
              <w:pPr>
                <w:pStyle w:val="TM1"/>
                <w:tabs>
                  <w:tab w:val="left" w:pos="440"/>
                  <w:tab w:val="right" w:leader="dot" w:pos="9527"/>
                </w:tabs>
              </w:pPr>
            </w:pPrChange>
          </w:pPr>
          <w:del w:id="57" w:author="Angèle Dilu Keti" w:date="2020-10-22T08:09:00Z">
            <w:r w:rsidRPr="00C75FF5" w:rsidDel="001D341C">
              <w:rPr>
                <w:rStyle w:val="Lienhypertexte"/>
                <w:noProof/>
              </w:rPr>
              <w:fldChar w:fldCharType="begin"/>
            </w:r>
            <w:r w:rsidRPr="00C75FF5" w:rsidDel="001D341C">
              <w:rPr>
                <w:rStyle w:val="Lienhypertexte"/>
                <w:noProof/>
              </w:rPr>
              <w:delInstrText xml:space="preserve"> </w:delInstrText>
            </w:r>
            <w:r w:rsidDel="001D341C">
              <w:rPr>
                <w:noProof/>
              </w:rPr>
              <w:delInstrText>HYPERLINK \l "_Toc54246308"</w:delInstrText>
            </w:r>
            <w:r w:rsidRPr="00C75FF5" w:rsidDel="001D341C">
              <w:rPr>
                <w:rStyle w:val="Lienhypertexte"/>
                <w:noProof/>
              </w:rPr>
              <w:delInstrText xml:space="preserve"> </w:delInstrText>
            </w:r>
            <w:r w:rsidRPr="00C75FF5" w:rsidDel="001D341C">
              <w:rPr>
                <w:rStyle w:val="Lienhypertexte"/>
                <w:noProof/>
              </w:rPr>
              <w:fldChar w:fldCharType="separate"/>
            </w:r>
          </w:del>
          <w:ins w:id="58" w:author="Angèle Dilu Keti" w:date="2020-10-22T08:10:00Z">
            <w:r>
              <w:rPr>
                <w:rStyle w:val="Lienhypertexte"/>
                <w:b/>
                <w:bCs/>
                <w:noProof/>
              </w:rPr>
              <w:t>Erreur ! Référence de lien hypertexte non valide.</w:t>
            </w:r>
          </w:ins>
          <w:del w:id="59" w:author="Angèle Dilu Keti" w:date="2020-10-22T08:09:00Z">
            <w:r w:rsidRPr="00C75FF5" w:rsidDel="001D341C">
              <w:rPr>
                <w:rStyle w:val="Lienhypertexte"/>
                <w:rFonts w:eastAsia="Arial Unicode MS"/>
                <w:noProof/>
              </w:rPr>
              <w:delText>1.</w:delText>
            </w:r>
            <w:r w:rsidDel="001D341C">
              <w:rPr>
                <w:noProof/>
              </w:rPr>
              <w:tab/>
            </w:r>
            <w:r w:rsidRPr="00C75FF5" w:rsidDel="001D341C">
              <w:rPr>
                <w:rStyle w:val="Lienhypertexte"/>
                <w:rFonts w:eastAsia="Arial Unicode MS"/>
                <w:noProof/>
              </w:rPr>
              <w:delText>Introduction</w:delText>
            </w:r>
            <w:r w:rsidDel="001D341C">
              <w:rPr>
                <w:noProof/>
                <w:webHidden/>
              </w:rPr>
              <w:tab/>
            </w:r>
            <w:r w:rsidDel="001D341C">
              <w:rPr>
                <w:noProof/>
                <w:webHidden/>
              </w:rPr>
              <w:fldChar w:fldCharType="begin"/>
            </w:r>
            <w:r w:rsidDel="001D341C">
              <w:rPr>
                <w:noProof/>
                <w:webHidden/>
              </w:rPr>
              <w:delInstrText xml:space="preserve"> PAGEREF _Toc54246308 \h </w:delInstrText>
            </w:r>
            <w:r w:rsidDel="001D341C">
              <w:rPr>
                <w:noProof/>
                <w:webHidden/>
              </w:rPr>
            </w:r>
            <w:r w:rsidDel="001D341C">
              <w:rPr>
                <w:noProof/>
                <w:webHidden/>
              </w:rPr>
              <w:fldChar w:fldCharType="separate"/>
            </w:r>
            <w:r w:rsidDel="001D341C">
              <w:rPr>
                <w:noProof/>
                <w:webHidden/>
              </w:rPr>
              <w:delText>3</w:delText>
            </w:r>
            <w:r w:rsidDel="001D341C">
              <w:rPr>
                <w:noProof/>
                <w:webHidden/>
              </w:rPr>
              <w:fldChar w:fldCharType="end"/>
            </w:r>
            <w:r w:rsidRPr="00C75FF5" w:rsidDel="001D341C">
              <w:rPr>
                <w:rStyle w:val="Lienhypertexte"/>
                <w:noProof/>
              </w:rPr>
              <w:fldChar w:fldCharType="end"/>
            </w:r>
          </w:del>
        </w:p>
        <w:p w14:paraId="18A82094" w14:textId="1A3DC1B4" w:rsidR="001D341C" w:rsidRPr="001D341C" w:rsidDel="001D341C" w:rsidRDefault="001D341C" w:rsidP="001D341C">
          <w:pPr>
            <w:rPr>
              <w:del w:id="60" w:author="Angèle Dilu Keti" w:date="2020-10-22T08:09:00Z"/>
              <w:noProof/>
              <w:rPrChange w:id="61" w:author="Angèle Dilu Keti" w:date="2020-10-22T08:09:00Z">
                <w:rPr>
                  <w:del w:id="62" w:author="Angèle Dilu Keti" w:date="2020-10-22T08:09:00Z"/>
                  <w:noProof/>
                </w:rPr>
              </w:rPrChange>
            </w:rPr>
            <w:pPrChange w:id="63" w:author="Angèle Dilu Keti" w:date="2020-10-22T08:09:00Z">
              <w:pPr>
                <w:pStyle w:val="TM1"/>
                <w:tabs>
                  <w:tab w:val="left" w:pos="440"/>
                  <w:tab w:val="right" w:leader="dot" w:pos="9527"/>
                </w:tabs>
              </w:pPr>
            </w:pPrChange>
          </w:pPr>
          <w:del w:id="64" w:author="Angèle Dilu Keti" w:date="2020-10-22T08:09:00Z">
            <w:r w:rsidRPr="00C75FF5" w:rsidDel="001D341C">
              <w:rPr>
                <w:rStyle w:val="Lienhypertexte"/>
                <w:noProof/>
              </w:rPr>
              <w:fldChar w:fldCharType="begin"/>
            </w:r>
            <w:r w:rsidRPr="00C75FF5" w:rsidDel="001D341C">
              <w:rPr>
                <w:rStyle w:val="Lienhypertexte"/>
                <w:noProof/>
              </w:rPr>
              <w:delInstrText xml:space="preserve"> </w:delInstrText>
            </w:r>
            <w:r w:rsidDel="001D341C">
              <w:rPr>
                <w:noProof/>
              </w:rPr>
              <w:delInstrText>HYPERLINK \l "_Toc54246309"</w:delInstrText>
            </w:r>
            <w:r w:rsidRPr="00C75FF5" w:rsidDel="001D341C">
              <w:rPr>
                <w:rStyle w:val="Lienhypertexte"/>
                <w:noProof/>
              </w:rPr>
              <w:delInstrText xml:space="preserve"> </w:delInstrText>
            </w:r>
            <w:r w:rsidRPr="00C75FF5" w:rsidDel="001D341C">
              <w:rPr>
                <w:rStyle w:val="Lienhypertexte"/>
                <w:noProof/>
              </w:rPr>
              <w:fldChar w:fldCharType="separate"/>
            </w:r>
          </w:del>
          <w:ins w:id="65" w:author="Angèle Dilu Keti" w:date="2020-10-22T08:10:00Z">
            <w:r>
              <w:rPr>
                <w:rStyle w:val="Lienhypertexte"/>
                <w:b/>
                <w:bCs/>
                <w:noProof/>
              </w:rPr>
              <w:t>Erreur ! Référence de lien hypertexte non valide.</w:t>
            </w:r>
          </w:ins>
          <w:del w:id="66" w:author="Angèle Dilu Keti" w:date="2020-10-22T08:09:00Z">
            <w:r w:rsidRPr="00C75FF5" w:rsidDel="001D341C">
              <w:rPr>
                <w:rStyle w:val="Lienhypertexte"/>
                <w:noProof/>
              </w:rPr>
              <w:delText>2.</w:delText>
            </w:r>
            <w:r w:rsidDel="001D341C">
              <w:rPr>
                <w:noProof/>
              </w:rPr>
              <w:tab/>
            </w:r>
            <w:r w:rsidRPr="00C75FF5" w:rsidDel="001D341C">
              <w:rPr>
                <w:rStyle w:val="Lienhypertexte"/>
                <w:noProof/>
              </w:rPr>
              <w:delText>Instructions générales</w:delText>
            </w:r>
            <w:r w:rsidDel="001D341C">
              <w:rPr>
                <w:noProof/>
                <w:webHidden/>
              </w:rPr>
              <w:tab/>
            </w:r>
            <w:r w:rsidDel="001D341C">
              <w:rPr>
                <w:noProof/>
                <w:webHidden/>
              </w:rPr>
              <w:fldChar w:fldCharType="begin"/>
            </w:r>
            <w:r w:rsidDel="001D341C">
              <w:rPr>
                <w:noProof/>
                <w:webHidden/>
              </w:rPr>
              <w:delInstrText xml:space="preserve"> PAGEREF _Toc54246309 \h </w:delInstrText>
            </w:r>
            <w:r w:rsidDel="001D341C">
              <w:rPr>
                <w:noProof/>
                <w:webHidden/>
              </w:rPr>
            </w:r>
            <w:r w:rsidDel="001D341C">
              <w:rPr>
                <w:noProof/>
                <w:webHidden/>
              </w:rPr>
              <w:fldChar w:fldCharType="separate"/>
            </w:r>
            <w:r w:rsidDel="001D341C">
              <w:rPr>
                <w:noProof/>
                <w:webHidden/>
              </w:rPr>
              <w:delText>3</w:delText>
            </w:r>
            <w:r w:rsidDel="001D341C">
              <w:rPr>
                <w:noProof/>
                <w:webHidden/>
              </w:rPr>
              <w:fldChar w:fldCharType="end"/>
            </w:r>
            <w:r w:rsidRPr="00C75FF5" w:rsidDel="001D341C">
              <w:rPr>
                <w:rStyle w:val="Lienhypertexte"/>
                <w:noProof/>
              </w:rPr>
              <w:fldChar w:fldCharType="end"/>
            </w:r>
          </w:del>
        </w:p>
        <w:p w14:paraId="21F5AB98" w14:textId="0F2443C9" w:rsidR="001D341C" w:rsidDel="001D341C" w:rsidRDefault="001D341C">
          <w:pPr>
            <w:pStyle w:val="TM2"/>
            <w:tabs>
              <w:tab w:val="left" w:pos="1320"/>
              <w:tab w:val="right" w:leader="dot" w:pos="9527"/>
            </w:tabs>
            <w:rPr>
              <w:del w:id="67" w:author="Angèle Dilu Keti" w:date="2020-10-22T08:09:00Z"/>
              <w:noProof/>
            </w:rPr>
          </w:pPr>
          <w:del w:id="68" w:author="Angèle Dilu Keti" w:date="2020-10-22T08:09:00Z">
            <w:r w:rsidRPr="00C75FF5" w:rsidDel="001D341C">
              <w:rPr>
                <w:rStyle w:val="Lienhypertexte"/>
                <w:noProof/>
              </w:rPr>
              <w:fldChar w:fldCharType="begin"/>
            </w:r>
            <w:r w:rsidRPr="00C75FF5" w:rsidDel="001D341C">
              <w:rPr>
                <w:rStyle w:val="Lienhypertexte"/>
                <w:noProof/>
              </w:rPr>
              <w:delInstrText xml:space="preserve"> </w:delInstrText>
            </w:r>
            <w:r w:rsidDel="001D341C">
              <w:rPr>
                <w:noProof/>
              </w:rPr>
              <w:delInstrText>HYPERLINK \l "_Toc54246310"</w:delInstrText>
            </w:r>
            <w:r w:rsidRPr="00C75FF5" w:rsidDel="001D341C">
              <w:rPr>
                <w:rStyle w:val="Lienhypertexte"/>
                <w:noProof/>
              </w:rPr>
              <w:delInstrText xml:space="preserve"> </w:delInstrText>
            </w:r>
            <w:r w:rsidRPr="00C75FF5" w:rsidDel="001D341C">
              <w:rPr>
                <w:rStyle w:val="Lienhypertexte"/>
                <w:noProof/>
              </w:rPr>
              <w:fldChar w:fldCharType="separate"/>
            </w:r>
          </w:del>
          <w:ins w:id="69" w:author="Angèle Dilu Keti" w:date="2020-10-22T08:10:00Z">
            <w:r>
              <w:rPr>
                <w:rStyle w:val="Lienhypertexte"/>
                <w:b/>
                <w:bCs/>
                <w:noProof/>
              </w:rPr>
              <w:t>Erreur ! Référence de lien hypertexte non valide.</w:t>
            </w:r>
          </w:ins>
          <w:del w:id="70" w:author="Angèle Dilu Keti" w:date="2020-10-22T08:09:00Z">
            <w:r w:rsidRPr="00C75FF5" w:rsidDel="001D341C">
              <w:rPr>
                <w:rStyle w:val="Lienhypertexte"/>
                <w:rFonts w:eastAsia="Arial Unicode MS"/>
                <w:noProof/>
              </w:rPr>
              <w:delText>Section 1</w:delText>
            </w:r>
            <w:r w:rsidDel="001D341C">
              <w:rPr>
                <w:noProof/>
              </w:rPr>
              <w:tab/>
            </w:r>
            <w:r w:rsidRPr="00C75FF5" w:rsidDel="001D341C">
              <w:rPr>
                <w:rStyle w:val="Lienhypertexte"/>
                <w:rFonts w:eastAsia="Arial Unicode MS"/>
                <w:bCs/>
                <w:noProof/>
              </w:rPr>
              <w:delText xml:space="preserve">: </w:delText>
            </w:r>
            <w:r w:rsidRPr="00C75FF5" w:rsidDel="001D341C">
              <w:rPr>
                <w:rStyle w:val="Lienhypertexte"/>
                <w:rFonts w:eastAsia="Arial Unicode MS"/>
                <w:noProof/>
              </w:rPr>
              <w:delText>Sélection des ménages à enquêter et enrôlement des cibles</w:delText>
            </w:r>
            <w:r w:rsidDel="001D341C">
              <w:rPr>
                <w:noProof/>
                <w:webHidden/>
              </w:rPr>
              <w:tab/>
            </w:r>
            <w:r w:rsidDel="001D341C">
              <w:rPr>
                <w:noProof/>
                <w:webHidden/>
              </w:rPr>
              <w:fldChar w:fldCharType="begin"/>
            </w:r>
            <w:r w:rsidDel="001D341C">
              <w:rPr>
                <w:noProof/>
                <w:webHidden/>
              </w:rPr>
              <w:delInstrText xml:space="preserve"> PAGEREF _Toc54246310 \h </w:delInstrText>
            </w:r>
            <w:r w:rsidDel="001D341C">
              <w:rPr>
                <w:noProof/>
                <w:webHidden/>
              </w:rPr>
            </w:r>
            <w:r w:rsidDel="001D341C">
              <w:rPr>
                <w:noProof/>
                <w:webHidden/>
              </w:rPr>
              <w:fldChar w:fldCharType="separate"/>
            </w:r>
            <w:r w:rsidDel="001D341C">
              <w:rPr>
                <w:noProof/>
                <w:webHidden/>
              </w:rPr>
              <w:delText>4</w:delText>
            </w:r>
            <w:r w:rsidDel="001D341C">
              <w:rPr>
                <w:noProof/>
                <w:webHidden/>
              </w:rPr>
              <w:fldChar w:fldCharType="end"/>
            </w:r>
            <w:r w:rsidRPr="00C75FF5" w:rsidDel="001D341C">
              <w:rPr>
                <w:rStyle w:val="Lienhypertexte"/>
                <w:noProof/>
              </w:rPr>
              <w:fldChar w:fldCharType="end"/>
            </w:r>
          </w:del>
        </w:p>
        <w:p w14:paraId="019D841F" w14:textId="7D4DA1D6" w:rsidR="001D341C" w:rsidRPr="001D341C" w:rsidDel="001D341C" w:rsidRDefault="001D341C" w:rsidP="001D341C">
          <w:pPr>
            <w:rPr>
              <w:del w:id="71" w:author="Angèle Dilu Keti" w:date="2020-10-22T08:09:00Z"/>
              <w:noProof/>
              <w:rPrChange w:id="72" w:author="Angèle Dilu Keti" w:date="2020-10-22T08:09:00Z">
                <w:rPr>
                  <w:del w:id="73" w:author="Angèle Dilu Keti" w:date="2020-10-22T08:09:00Z"/>
                  <w:noProof/>
                </w:rPr>
              </w:rPrChange>
            </w:rPr>
            <w:pPrChange w:id="74" w:author="Angèle Dilu Keti" w:date="2020-10-22T08:09:00Z">
              <w:pPr>
                <w:pStyle w:val="TM2"/>
                <w:tabs>
                  <w:tab w:val="left" w:pos="1320"/>
                  <w:tab w:val="right" w:leader="dot" w:pos="9527"/>
                </w:tabs>
              </w:pPr>
            </w:pPrChange>
          </w:pPr>
          <w:del w:id="75" w:author="Angèle Dilu Keti" w:date="2020-10-22T08:09:00Z">
            <w:r w:rsidRPr="00C75FF5" w:rsidDel="001D341C">
              <w:rPr>
                <w:rStyle w:val="Lienhypertexte"/>
                <w:noProof/>
              </w:rPr>
              <w:fldChar w:fldCharType="begin"/>
            </w:r>
            <w:r w:rsidRPr="00C75FF5" w:rsidDel="001D341C">
              <w:rPr>
                <w:rStyle w:val="Lienhypertexte"/>
                <w:noProof/>
              </w:rPr>
              <w:delInstrText xml:space="preserve"> </w:delInstrText>
            </w:r>
            <w:r w:rsidDel="001D341C">
              <w:rPr>
                <w:noProof/>
              </w:rPr>
              <w:delInstrText>HYPERLINK \l "_Toc54246311"</w:delInstrText>
            </w:r>
            <w:r w:rsidRPr="00C75FF5" w:rsidDel="001D341C">
              <w:rPr>
                <w:rStyle w:val="Lienhypertexte"/>
                <w:noProof/>
              </w:rPr>
              <w:delInstrText xml:space="preserve"> </w:delInstrText>
            </w:r>
            <w:r w:rsidRPr="00C75FF5" w:rsidDel="001D341C">
              <w:rPr>
                <w:rStyle w:val="Lienhypertexte"/>
                <w:noProof/>
              </w:rPr>
              <w:fldChar w:fldCharType="separate"/>
            </w:r>
          </w:del>
          <w:ins w:id="76" w:author="Angèle Dilu Keti" w:date="2020-10-22T08:10:00Z">
            <w:r>
              <w:rPr>
                <w:rStyle w:val="Lienhypertexte"/>
                <w:b/>
                <w:bCs/>
                <w:noProof/>
              </w:rPr>
              <w:t>Erreur ! Référence de lien hypertexte non valide.</w:t>
            </w:r>
          </w:ins>
          <w:del w:id="77" w:author="Angèle Dilu Keti" w:date="2020-10-22T08:09:00Z">
            <w:r w:rsidRPr="00C75FF5" w:rsidDel="001D341C">
              <w:rPr>
                <w:rStyle w:val="Lienhypertexte"/>
                <w:rFonts w:eastAsia="Arial Unicode MS"/>
                <w:noProof/>
              </w:rPr>
              <w:delText>Section 2</w:delText>
            </w:r>
            <w:r w:rsidDel="001D341C">
              <w:rPr>
                <w:noProof/>
              </w:rPr>
              <w:tab/>
            </w:r>
            <w:r w:rsidRPr="00C75FF5" w:rsidDel="001D341C">
              <w:rPr>
                <w:rStyle w:val="Lienhypertexte"/>
                <w:rFonts w:eastAsia="Arial Unicode MS"/>
                <w:noProof/>
              </w:rPr>
              <w:delText>: Administrer les questionnaires</w:delText>
            </w:r>
            <w:r w:rsidDel="001D341C">
              <w:rPr>
                <w:noProof/>
                <w:webHidden/>
              </w:rPr>
              <w:tab/>
            </w:r>
            <w:r w:rsidDel="001D341C">
              <w:rPr>
                <w:noProof/>
                <w:webHidden/>
              </w:rPr>
              <w:fldChar w:fldCharType="begin"/>
            </w:r>
            <w:r w:rsidDel="001D341C">
              <w:rPr>
                <w:noProof/>
                <w:webHidden/>
              </w:rPr>
              <w:delInstrText xml:space="preserve"> PAGEREF _Toc54246311 \h </w:delInstrText>
            </w:r>
            <w:r w:rsidDel="001D341C">
              <w:rPr>
                <w:noProof/>
                <w:webHidden/>
              </w:rPr>
            </w:r>
            <w:r w:rsidDel="001D341C">
              <w:rPr>
                <w:noProof/>
                <w:webHidden/>
              </w:rPr>
              <w:fldChar w:fldCharType="separate"/>
            </w:r>
            <w:r w:rsidDel="001D341C">
              <w:rPr>
                <w:noProof/>
                <w:webHidden/>
              </w:rPr>
              <w:delText>7</w:delText>
            </w:r>
            <w:r w:rsidDel="001D341C">
              <w:rPr>
                <w:noProof/>
                <w:webHidden/>
              </w:rPr>
              <w:fldChar w:fldCharType="end"/>
            </w:r>
            <w:r w:rsidRPr="00C75FF5" w:rsidDel="001D341C">
              <w:rPr>
                <w:rStyle w:val="Lienhypertexte"/>
                <w:noProof/>
              </w:rPr>
              <w:fldChar w:fldCharType="end"/>
            </w:r>
          </w:del>
        </w:p>
        <w:p w14:paraId="5A90C497" w14:textId="7B7F3050" w:rsidR="001D341C" w:rsidDel="001D341C" w:rsidRDefault="001D341C">
          <w:pPr>
            <w:pStyle w:val="TM3"/>
            <w:tabs>
              <w:tab w:val="left" w:pos="880"/>
              <w:tab w:val="right" w:leader="dot" w:pos="9527"/>
            </w:tabs>
            <w:rPr>
              <w:del w:id="78" w:author="Angèle Dilu Keti" w:date="2020-10-22T08:09:00Z"/>
              <w:noProof/>
            </w:rPr>
          </w:pPr>
          <w:del w:id="79" w:author="Angèle Dilu Keti" w:date="2020-10-22T08:09:00Z">
            <w:r w:rsidRPr="00C75FF5" w:rsidDel="001D341C">
              <w:rPr>
                <w:rStyle w:val="Lienhypertexte"/>
                <w:noProof/>
              </w:rPr>
              <w:fldChar w:fldCharType="begin"/>
            </w:r>
            <w:r w:rsidRPr="00C75FF5" w:rsidDel="001D341C">
              <w:rPr>
                <w:rStyle w:val="Lienhypertexte"/>
                <w:noProof/>
              </w:rPr>
              <w:delInstrText xml:space="preserve"> </w:delInstrText>
            </w:r>
            <w:r w:rsidDel="001D341C">
              <w:rPr>
                <w:noProof/>
              </w:rPr>
              <w:delInstrText>HYPERLINK \l "_Toc54246312"</w:delInstrText>
            </w:r>
            <w:r w:rsidRPr="00C75FF5" w:rsidDel="001D341C">
              <w:rPr>
                <w:rStyle w:val="Lienhypertexte"/>
                <w:noProof/>
              </w:rPr>
              <w:delInstrText xml:space="preserve"> </w:delInstrText>
            </w:r>
            <w:r w:rsidRPr="00C75FF5" w:rsidDel="001D341C">
              <w:rPr>
                <w:rStyle w:val="Lienhypertexte"/>
                <w:noProof/>
              </w:rPr>
              <w:fldChar w:fldCharType="separate"/>
            </w:r>
          </w:del>
          <w:ins w:id="80" w:author="Angèle Dilu Keti" w:date="2020-10-22T08:10:00Z">
            <w:r>
              <w:rPr>
                <w:rStyle w:val="Lienhypertexte"/>
                <w:b/>
                <w:bCs/>
                <w:noProof/>
              </w:rPr>
              <w:t>Erreur ! Référence de lien hypertexte non valide.</w:t>
            </w:r>
          </w:ins>
          <w:del w:id="81" w:author="Angèle Dilu Keti" w:date="2020-10-22T08:09:00Z">
            <w:r w:rsidRPr="00C75FF5" w:rsidDel="001D341C">
              <w:rPr>
                <w:rStyle w:val="Lienhypertexte"/>
                <w:rFonts w:eastAsia="Arial Unicode MS"/>
                <w:noProof/>
              </w:rPr>
              <w:delText>1.</w:delText>
            </w:r>
            <w:r w:rsidDel="001D341C">
              <w:rPr>
                <w:noProof/>
              </w:rPr>
              <w:tab/>
            </w:r>
            <w:r w:rsidRPr="00C75FF5" w:rsidDel="001D341C">
              <w:rPr>
                <w:rStyle w:val="Lienhypertexte"/>
                <w:rFonts w:eastAsia="Arial Unicode MS"/>
                <w:noProof/>
              </w:rPr>
              <w:delText>IDENTIFICATION</w:delText>
            </w:r>
            <w:r w:rsidDel="001D341C">
              <w:rPr>
                <w:noProof/>
                <w:webHidden/>
              </w:rPr>
              <w:tab/>
            </w:r>
            <w:r w:rsidDel="001D341C">
              <w:rPr>
                <w:noProof/>
                <w:webHidden/>
              </w:rPr>
              <w:fldChar w:fldCharType="begin"/>
            </w:r>
            <w:r w:rsidDel="001D341C">
              <w:rPr>
                <w:noProof/>
                <w:webHidden/>
              </w:rPr>
              <w:delInstrText xml:space="preserve"> PAGEREF _Toc54246312 \h </w:delInstrText>
            </w:r>
            <w:r w:rsidDel="001D341C">
              <w:rPr>
                <w:noProof/>
                <w:webHidden/>
              </w:rPr>
            </w:r>
            <w:r w:rsidDel="001D341C">
              <w:rPr>
                <w:noProof/>
                <w:webHidden/>
              </w:rPr>
              <w:fldChar w:fldCharType="separate"/>
            </w:r>
            <w:r w:rsidDel="001D341C">
              <w:rPr>
                <w:noProof/>
                <w:webHidden/>
              </w:rPr>
              <w:delText>7</w:delText>
            </w:r>
            <w:r w:rsidDel="001D341C">
              <w:rPr>
                <w:noProof/>
                <w:webHidden/>
              </w:rPr>
              <w:fldChar w:fldCharType="end"/>
            </w:r>
            <w:r w:rsidRPr="00C75FF5" w:rsidDel="001D341C">
              <w:rPr>
                <w:rStyle w:val="Lienhypertexte"/>
                <w:noProof/>
              </w:rPr>
              <w:fldChar w:fldCharType="end"/>
            </w:r>
          </w:del>
        </w:p>
        <w:p w14:paraId="7ED2CB2A" w14:textId="563C3911" w:rsidR="001D341C" w:rsidDel="001D341C" w:rsidRDefault="001D341C">
          <w:pPr>
            <w:pStyle w:val="TM3"/>
            <w:tabs>
              <w:tab w:val="left" w:pos="880"/>
              <w:tab w:val="right" w:leader="dot" w:pos="9527"/>
            </w:tabs>
            <w:rPr>
              <w:del w:id="82" w:author="Angèle Dilu Keti" w:date="2020-10-22T08:09:00Z"/>
              <w:noProof/>
            </w:rPr>
          </w:pPr>
          <w:del w:id="83" w:author="Angèle Dilu Keti" w:date="2020-10-22T08:09:00Z">
            <w:r w:rsidRPr="00C75FF5" w:rsidDel="001D341C">
              <w:rPr>
                <w:rStyle w:val="Lienhypertexte"/>
                <w:noProof/>
              </w:rPr>
              <w:fldChar w:fldCharType="begin"/>
            </w:r>
            <w:r w:rsidRPr="00C75FF5" w:rsidDel="001D341C">
              <w:rPr>
                <w:rStyle w:val="Lienhypertexte"/>
                <w:noProof/>
              </w:rPr>
              <w:delInstrText xml:space="preserve"> </w:delInstrText>
            </w:r>
            <w:r w:rsidDel="001D341C">
              <w:rPr>
                <w:noProof/>
              </w:rPr>
              <w:delInstrText>HYPERLINK \l "_Toc54246315"</w:delInstrText>
            </w:r>
            <w:r w:rsidRPr="00C75FF5" w:rsidDel="001D341C">
              <w:rPr>
                <w:rStyle w:val="Lienhypertexte"/>
                <w:noProof/>
              </w:rPr>
              <w:delInstrText xml:space="preserve"> </w:delInstrText>
            </w:r>
            <w:r w:rsidRPr="00C75FF5" w:rsidDel="001D341C">
              <w:rPr>
                <w:rStyle w:val="Lienhypertexte"/>
                <w:noProof/>
              </w:rPr>
              <w:fldChar w:fldCharType="separate"/>
            </w:r>
          </w:del>
          <w:ins w:id="84" w:author="Angèle Dilu Keti" w:date="2020-10-22T08:10:00Z">
            <w:r>
              <w:rPr>
                <w:rStyle w:val="Lienhypertexte"/>
                <w:b/>
                <w:bCs/>
                <w:noProof/>
              </w:rPr>
              <w:t>Erreur ! Référence de lien hypertexte non valide.</w:t>
            </w:r>
          </w:ins>
          <w:del w:id="85" w:author="Angèle Dilu Keti" w:date="2020-10-22T08:09:00Z">
            <w:r w:rsidRPr="00C75FF5" w:rsidDel="001D341C">
              <w:rPr>
                <w:rStyle w:val="Lienhypertexte"/>
                <w:rFonts w:eastAsia="Arial Unicode MS"/>
                <w:bCs/>
                <w:noProof/>
              </w:rPr>
              <w:delText>2.</w:delText>
            </w:r>
            <w:r w:rsidDel="001D341C">
              <w:rPr>
                <w:noProof/>
              </w:rPr>
              <w:tab/>
            </w:r>
            <w:r w:rsidRPr="00C75FF5" w:rsidDel="001D341C">
              <w:rPr>
                <w:rStyle w:val="Lienhypertexte"/>
                <w:rFonts w:eastAsia="Arial Unicode MS"/>
                <w:bCs/>
                <w:noProof/>
              </w:rPr>
              <w:delText>PROFIL DU MENAGE DE L’ENFANT(PME)</w:delText>
            </w:r>
            <w:r w:rsidDel="001D341C">
              <w:rPr>
                <w:noProof/>
                <w:webHidden/>
              </w:rPr>
              <w:tab/>
            </w:r>
            <w:r w:rsidDel="001D341C">
              <w:rPr>
                <w:noProof/>
                <w:webHidden/>
              </w:rPr>
              <w:fldChar w:fldCharType="begin"/>
            </w:r>
            <w:r w:rsidDel="001D341C">
              <w:rPr>
                <w:noProof/>
                <w:webHidden/>
              </w:rPr>
              <w:delInstrText xml:space="preserve"> PAGEREF _Toc54246315 \h </w:delInstrText>
            </w:r>
            <w:r w:rsidDel="001D341C">
              <w:rPr>
                <w:noProof/>
                <w:webHidden/>
              </w:rPr>
            </w:r>
            <w:r w:rsidDel="001D341C">
              <w:rPr>
                <w:noProof/>
                <w:webHidden/>
              </w:rPr>
              <w:fldChar w:fldCharType="separate"/>
            </w:r>
            <w:r w:rsidDel="001D341C">
              <w:rPr>
                <w:noProof/>
                <w:webHidden/>
              </w:rPr>
              <w:delText>7</w:delText>
            </w:r>
            <w:r w:rsidDel="001D341C">
              <w:rPr>
                <w:noProof/>
                <w:webHidden/>
              </w:rPr>
              <w:fldChar w:fldCharType="end"/>
            </w:r>
            <w:r w:rsidRPr="00C75FF5" w:rsidDel="001D341C">
              <w:rPr>
                <w:rStyle w:val="Lienhypertexte"/>
                <w:noProof/>
              </w:rPr>
              <w:fldChar w:fldCharType="end"/>
            </w:r>
          </w:del>
        </w:p>
        <w:p w14:paraId="77C90330" w14:textId="6CF0458F" w:rsidR="001D341C" w:rsidDel="001D341C" w:rsidRDefault="001D341C">
          <w:pPr>
            <w:pStyle w:val="TM3"/>
            <w:tabs>
              <w:tab w:val="left" w:pos="880"/>
              <w:tab w:val="right" w:leader="dot" w:pos="9527"/>
            </w:tabs>
            <w:rPr>
              <w:del w:id="86" w:author="Angèle Dilu Keti" w:date="2020-10-22T08:09:00Z"/>
              <w:noProof/>
            </w:rPr>
          </w:pPr>
          <w:del w:id="87" w:author="Angèle Dilu Keti" w:date="2020-10-22T08:09:00Z">
            <w:r w:rsidRPr="00C75FF5" w:rsidDel="001D341C">
              <w:rPr>
                <w:rStyle w:val="Lienhypertexte"/>
                <w:noProof/>
              </w:rPr>
              <w:fldChar w:fldCharType="begin"/>
            </w:r>
            <w:r w:rsidRPr="00C75FF5" w:rsidDel="001D341C">
              <w:rPr>
                <w:rStyle w:val="Lienhypertexte"/>
                <w:noProof/>
              </w:rPr>
              <w:delInstrText xml:space="preserve"> </w:delInstrText>
            </w:r>
            <w:r w:rsidDel="001D341C">
              <w:rPr>
                <w:noProof/>
              </w:rPr>
              <w:delInstrText>HYPERLINK \l "_Toc54246316"</w:delInstrText>
            </w:r>
            <w:r w:rsidRPr="00C75FF5" w:rsidDel="001D341C">
              <w:rPr>
                <w:rStyle w:val="Lienhypertexte"/>
                <w:noProof/>
              </w:rPr>
              <w:delInstrText xml:space="preserve"> </w:delInstrText>
            </w:r>
            <w:r w:rsidRPr="00C75FF5" w:rsidDel="001D341C">
              <w:rPr>
                <w:rStyle w:val="Lienhypertexte"/>
                <w:noProof/>
              </w:rPr>
              <w:fldChar w:fldCharType="separate"/>
            </w:r>
          </w:del>
          <w:ins w:id="88" w:author="Angèle Dilu Keti" w:date="2020-10-22T08:10:00Z">
            <w:r>
              <w:rPr>
                <w:rStyle w:val="Lienhypertexte"/>
                <w:b/>
                <w:bCs/>
                <w:noProof/>
              </w:rPr>
              <w:t>Erreur ! Référence de lien hypertexte non valide.</w:t>
            </w:r>
          </w:ins>
          <w:del w:id="89" w:author="Angèle Dilu Keti" w:date="2020-10-22T08:09:00Z">
            <w:r w:rsidRPr="00C75FF5" w:rsidDel="001D341C">
              <w:rPr>
                <w:rStyle w:val="Lienhypertexte"/>
                <w:rFonts w:eastAsia="Arial Unicode MS"/>
                <w:noProof/>
              </w:rPr>
              <w:delText>3.</w:delText>
            </w:r>
            <w:r w:rsidDel="001D341C">
              <w:rPr>
                <w:noProof/>
              </w:rPr>
              <w:tab/>
            </w:r>
            <w:r w:rsidRPr="00C75FF5" w:rsidDel="001D341C">
              <w:rPr>
                <w:rStyle w:val="Lienhypertexte"/>
                <w:rFonts w:eastAsia="Arial Unicode MS"/>
                <w:noProof/>
              </w:rPr>
              <w:delText>CARACTERISTIQUES DES ENFANTS ENQUETES DANS LE MENAGE (CEE)</w:delText>
            </w:r>
            <w:r w:rsidDel="001D341C">
              <w:rPr>
                <w:noProof/>
                <w:webHidden/>
              </w:rPr>
              <w:tab/>
            </w:r>
            <w:r w:rsidDel="001D341C">
              <w:rPr>
                <w:noProof/>
                <w:webHidden/>
              </w:rPr>
              <w:fldChar w:fldCharType="begin"/>
            </w:r>
            <w:r w:rsidDel="001D341C">
              <w:rPr>
                <w:noProof/>
                <w:webHidden/>
              </w:rPr>
              <w:delInstrText xml:space="preserve"> PAGEREF _Toc54246316 \h </w:delInstrText>
            </w:r>
            <w:r w:rsidDel="001D341C">
              <w:rPr>
                <w:noProof/>
                <w:webHidden/>
              </w:rPr>
            </w:r>
            <w:r w:rsidDel="001D341C">
              <w:rPr>
                <w:noProof/>
                <w:webHidden/>
              </w:rPr>
              <w:fldChar w:fldCharType="separate"/>
            </w:r>
            <w:r w:rsidDel="001D341C">
              <w:rPr>
                <w:noProof/>
                <w:webHidden/>
              </w:rPr>
              <w:delText>9</w:delText>
            </w:r>
            <w:r w:rsidDel="001D341C">
              <w:rPr>
                <w:noProof/>
                <w:webHidden/>
              </w:rPr>
              <w:fldChar w:fldCharType="end"/>
            </w:r>
            <w:r w:rsidRPr="00C75FF5" w:rsidDel="001D341C">
              <w:rPr>
                <w:rStyle w:val="Lienhypertexte"/>
                <w:noProof/>
              </w:rPr>
              <w:fldChar w:fldCharType="end"/>
            </w:r>
          </w:del>
        </w:p>
        <w:p w14:paraId="758C4F3B" w14:textId="78F8B2EA" w:rsidR="001D341C" w:rsidDel="001D341C" w:rsidRDefault="001D341C">
          <w:pPr>
            <w:pStyle w:val="TM3"/>
            <w:tabs>
              <w:tab w:val="left" w:pos="880"/>
              <w:tab w:val="right" w:leader="dot" w:pos="9527"/>
            </w:tabs>
            <w:rPr>
              <w:del w:id="90" w:author="Angèle Dilu Keti" w:date="2020-10-22T08:09:00Z"/>
              <w:noProof/>
            </w:rPr>
          </w:pPr>
          <w:del w:id="91" w:author="Angèle Dilu Keti" w:date="2020-10-22T08:09:00Z">
            <w:r w:rsidRPr="00C75FF5" w:rsidDel="001D341C">
              <w:rPr>
                <w:rStyle w:val="Lienhypertexte"/>
                <w:noProof/>
              </w:rPr>
              <w:fldChar w:fldCharType="begin"/>
            </w:r>
            <w:r w:rsidRPr="00C75FF5" w:rsidDel="001D341C">
              <w:rPr>
                <w:rStyle w:val="Lienhypertexte"/>
                <w:noProof/>
              </w:rPr>
              <w:delInstrText xml:space="preserve"> </w:delInstrText>
            </w:r>
            <w:r w:rsidDel="001D341C">
              <w:rPr>
                <w:noProof/>
              </w:rPr>
              <w:delInstrText>HYPERLINK \l "_Toc54246317"</w:delInstrText>
            </w:r>
            <w:r w:rsidRPr="00C75FF5" w:rsidDel="001D341C">
              <w:rPr>
                <w:rStyle w:val="Lienhypertexte"/>
                <w:noProof/>
              </w:rPr>
              <w:delInstrText xml:space="preserve"> </w:delInstrText>
            </w:r>
            <w:r w:rsidRPr="00C75FF5" w:rsidDel="001D341C">
              <w:rPr>
                <w:rStyle w:val="Lienhypertexte"/>
                <w:noProof/>
              </w:rPr>
              <w:fldChar w:fldCharType="separate"/>
            </w:r>
          </w:del>
          <w:ins w:id="92" w:author="Angèle Dilu Keti" w:date="2020-10-22T08:10:00Z">
            <w:r>
              <w:rPr>
                <w:rStyle w:val="Lienhypertexte"/>
                <w:b/>
                <w:bCs/>
                <w:noProof/>
              </w:rPr>
              <w:t>Erreur ! Référence de lien hypertexte non valide.</w:t>
            </w:r>
          </w:ins>
          <w:del w:id="93" w:author="Angèle Dilu Keti" w:date="2020-10-22T08:09:00Z">
            <w:r w:rsidRPr="00C75FF5" w:rsidDel="001D341C">
              <w:rPr>
                <w:rStyle w:val="Lienhypertexte"/>
                <w:rFonts w:eastAsia="Arial Unicode MS"/>
                <w:noProof/>
              </w:rPr>
              <w:delText>4.</w:delText>
            </w:r>
            <w:r w:rsidDel="001D341C">
              <w:rPr>
                <w:noProof/>
              </w:rPr>
              <w:tab/>
            </w:r>
            <w:r w:rsidRPr="00C75FF5" w:rsidDel="001D341C">
              <w:rPr>
                <w:rStyle w:val="Lienhypertexte"/>
                <w:rFonts w:eastAsia="Arial Unicode MS"/>
                <w:noProof/>
              </w:rPr>
              <w:delText>INFORMATION SUR LA CAMPAGNE ET CONNAISSANCES DES POPULATIONS SUR LA VACCINATION : ICCP</w:delText>
            </w:r>
            <w:r w:rsidDel="001D341C">
              <w:rPr>
                <w:noProof/>
                <w:webHidden/>
              </w:rPr>
              <w:tab/>
            </w:r>
            <w:r w:rsidDel="001D341C">
              <w:rPr>
                <w:noProof/>
                <w:webHidden/>
              </w:rPr>
              <w:fldChar w:fldCharType="begin"/>
            </w:r>
            <w:r w:rsidDel="001D341C">
              <w:rPr>
                <w:noProof/>
                <w:webHidden/>
              </w:rPr>
              <w:delInstrText xml:space="preserve"> PAGEREF _Toc54246317 \h </w:delInstrText>
            </w:r>
            <w:r w:rsidDel="001D341C">
              <w:rPr>
                <w:noProof/>
                <w:webHidden/>
              </w:rPr>
            </w:r>
            <w:r w:rsidDel="001D341C">
              <w:rPr>
                <w:noProof/>
                <w:webHidden/>
              </w:rPr>
              <w:fldChar w:fldCharType="separate"/>
            </w:r>
            <w:r w:rsidDel="001D341C">
              <w:rPr>
                <w:noProof/>
                <w:webHidden/>
              </w:rPr>
              <w:delText>10</w:delText>
            </w:r>
            <w:r w:rsidDel="001D341C">
              <w:rPr>
                <w:noProof/>
                <w:webHidden/>
              </w:rPr>
              <w:fldChar w:fldCharType="end"/>
            </w:r>
            <w:r w:rsidRPr="00C75FF5" w:rsidDel="001D341C">
              <w:rPr>
                <w:rStyle w:val="Lienhypertexte"/>
                <w:noProof/>
              </w:rPr>
              <w:fldChar w:fldCharType="end"/>
            </w:r>
          </w:del>
        </w:p>
        <w:p w14:paraId="22C881F2" w14:textId="02F575FC" w:rsidR="001D341C" w:rsidDel="001D341C" w:rsidRDefault="001D341C">
          <w:pPr>
            <w:pStyle w:val="TM3"/>
            <w:tabs>
              <w:tab w:val="left" w:pos="880"/>
              <w:tab w:val="right" w:leader="dot" w:pos="9527"/>
            </w:tabs>
            <w:rPr>
              <w:del w:id="94" w:author="Angèle Dilu Keti" w:date="2020-10-22T08:09:00Z"/>
              <w:noProof/>
            </w:rPr>
          </w:pPr>
          <w:del w:id="95" w:author="Angèle Dilu Keti" w:date="2020-10-22T08:09:00Z">
            <w:r w:rsidRPr="00C75FF5" w:rsidDel="001D341C">
              <w:rPr>
                <w:rStyle w:val="Lienhypertexte"/>
                <w:noProof/>
              </w:rPr>
              <w:fldChar w:fldCharType="begin"/>
            </w:r>
            <w:r w:rsidRPr="00C75FF5" w:rsidDel="001D341C">
              <w:rPr>
                <w:rStyle w:val="Lienhypertexte"/>
                <w:noProof/>
              </w:rPr>
              <w:delInstrText xml:space="preserve"> </w:delInstrText>
            </w:r>
            <w:r w:rsidDel="001D341C">
              <w:rPr>
                <w:noProof/>
              </w:rPr>
              <w:delInstrText>HYPERLINK \l "_Toc54246318"</w:delInstrText>
            </w:r>
            <w:r w:rsidRPr="00C75FF5" w:rsidDel="001D341C">
              <w:rPr>
                <w:rStyle w:val="Lienhypertexte"/>
                <w:noProof/>
              </w:rPr>
              <w:delInstrText xml:space="preserve"> </w:delInstrText>
            </w:r>
            <w:r w:rsidRPr="00C75FF5" w:rsidDel="001D341C">
              <w:rPr>
                <w:rStyle w:val="Lienhypertexte"/>
                <w:noProof/>
              </w:rPr>
              <w:fldChar w:fldCharType="separate"/>
            </w:r>
          </w:del>
          <w:ins w:id="96" w:author="Angèle Dilu Keti" w:date="2020-10-22T08:10:00Z">
            <w:r>
              <w:rPr>
                <w:rStyle w:val="Lienhypertexte"/>
                <w:b/>
                <w:bCs/>
                <w:noProof/>
              </w:rPr>
              <w:t>Erreur ! Référence de lien hypertexte non valide.</w:t>
            </w:r>
          </w:ins>
          <w:del w:id="97" w:author="Angèle Dilu Keti" w:date="2020-10-22T08:09:00Z">
            <w:r w:rsidRPr="00C75FF5" w:rsidDel="001D341C">
              <w:rPr>
                <w:rStyle w:val="Lienhypertexte"/>
                <w:rFonts w:eastAsia="Arial Unicode MS"/>
                <w:noProof/>
              </w:rPr>
              <w:delText>5.</w:delText>
            </w:r>
            <w:r w:rsidDel="001D341C">
              <w:rPr>
                <w:noProof/>
              </w:rPr>
              <w:tab/>
            </w:r>
            <w:r w:rsidRPr="00C75FF5" w:rsidDel="001D341C">
              <w:rPr>
                <w:rStyle w:val="Lienhypertexte"/>
                <w:rFonts w:eastAsia="Arial Unicode MS"/>
                <w:noProof/>
              </w:rPr>
              <w:delText>VACCINATION DE L’ENFANT CONTRE LA ROUGEOLE : VCR</w:delText>
            </w:r>
            <w:r w:rsidDel="001D341C">
              <w:rPr>
                <w:noProof/>
                <w:webHidden/>
              </w:rPr>
              <w:tab/>
            </w:r>
            <w:r w:rsidDel="001D341C">
              <w:rPr>
                <w:noProof/>
                <w:webHidden/>
              </w:rPr>
              <w:fldChar w:fldCharType="begin"/>
            </w:r>
            <w:r w:rsidDel="001D341C">
              <w:rPr>
                <w:noProof/>
                <w:webHidden/>
              </w:rPr>
              <w:delInstrText xml:space="preserve"> PAGEREF _Toc54246318 \h </w:delInstrText>
            </w:r>
            <w:r w:rsidDel="001D341C">
              <w:rPr>
                <w:noProof/>
                <w:webHidden/>
              </w:rPr>
            </w:r>
            <w:r w:rsidDel="001D341C">
              <w:rPr>
                <w:noProof/>
                <w:webHidden/>
              </w:rPr>
              <w:fldChar w:fldCharType="separate"/>
            </w:r>
            <w:r w:rsidDel="001D341C">
              <w:rPr>
                <w:noProof/>
                <w:webHidden/>
              </w:rPr>
              <w:delText>11</w:delText>
            </w:r>
            <w:r w:rsidDel="001D341C">
              <w:rPr>
                <w:noProof/>
                <w:webHidden/>
              </w:rPr>
              <w:fldChar w:fldCharType="end"/>
            </w:r>
            <w:r w:rsidRPr="00C75FF5" w:rsidDel="001D341C">
              <w:rPr>
                <w:rStyle w:val="Lienhypertexte"/>
                <w:noProof/>
              </w:rPr>
              <w:fldChar w:fldCharType="end"/>
            </w:r>
          </w:del>
        </w:p>
        <w:p w14:paraId="012DEFF8" w14:textId="50F2BB29" w:rsidR="001D341C" w:rsidDel="001D341C" w:rsidRDefault="001D341C">
          <w:pPr>
            <w:pStyle w:val="TM3"/>
            <w:tabs>
              <w:tab w:val="left" w:pos="880"/>
              <w:tab w:val="right" w:leader="dot" w:pos="9527"/>
            </w:tabs>
            <w:rPr>
              <w:del w:id="98" w:author="Angèle Dilu Keti" w:date="2020-10-22T08:09:00Z"/>
              <w:noProof/>
            </w:rPr>
          </w:pPr>
          <w:del w:id="99" w:author="Angèle Dilu Keti" w:date="2020-10-22T08:09:00Z">
            <w:r w:rsidRPr="00C75FF5" w:rsidDel="001D341C">
              <w:rPr>
                <w:rStyle w:val="Lienhypertexte"/>
                <w:noProof/>
              </w:rPr>
              <w:fldChar w:fldCharType="begin"/>
            </w:r>
            <w:r w:rsidRPr="00C75FF5" w:rsidDel="001D341C">
              <w:rPr>
                <w:rStyle w:val="Lienhypertexte"/>
                <w:noProof/>
              </w:rPr>
              <w:delInstrText xml:space="preserve"> </w:delInstrText>
            </w:r>
            <w:r w:rsidDel="001D341C">
              <w:rPr>
                <w:noProof/>
              </w:rPr>
              <w:delInstrText>HYPERLINK \l "_Toc54246319"</w:delInstrText>
            </w:r>
            <w:r w:rsidRPr="00C75FF5" w:rsidDel="001D341C">
              <w:rPr>
                <w:rStyle w:val="Lienhypertexte"/>
                <w:noProof/>
              </w:rPr>
              <w:delInstrText xml:space="preserve"> </w:delInstrText>
            </w:r>
            <w:r w:rsidRPr="00C75FF5" w:rsidDel="001D341C">
              <w:rPr>
                <w:rStyle w:val="Lienhypertexte"/>
                <w:noProof/>
              </w:rPr>
              <w:fldChar w:fldCharType="separate"/>
            </w:r>
          </w:del>
          <w:ins w:id="100" w:author="Angèle Dilu Keti" w:date="2020-10-22T08:10:00Z">
            <w:r>
              <w:rPr>
                <w:rStyle w:val="Lienhypertexte"/>
                <w:b/>
                <w:bCs/>
                <w:noProof/>
              </w:rPr>
              <w:t>Erreur ! Référence de lien hypertexte non valide.</w:t>
            </w:r>
          </w:ins>
          <w:del w:id="101" w:author="Angèle Dilu Keti" w:date="2020-10-22T08:09:00Z">
            <w:r w:rsidRPr="00C75FF5" w:rsidDel="001D341C">
              <w:rPr>
                <w:rStyle w:val="Lienhypertexte"/>
                <w:rFonts w:eastAsia="Arial Unicode MS"/>
                <w:noProof/>
              </w:rPr>
              <w:delText>6.</w:delText>
            </w:r>
            <w:r w:rsidDel="001D341C">
              <w:rPr>
                <w:noProof/>
              </w:rPr>
              <w:tab/>
            </w:r>
            <w:r w:rsidRPr="00C75FF5" w:rsidDel="001D341C">
              <w:rPr>
                <w:rStyle w:val="Lienhypertexte"/>
                <w:rFonts w:eastAsia="Arial Unicode MS"/>
                <w:noProof/>
              </w:rPr>
              <w:delText>MANIFESTATIONS INDESIRABLES APRES LA VACCINATION : MIV</w:delText>
            </w:r>
            <w:r w:rsidDel="001D341C">
              <w:rPr>
                <w:noProof/>
                <w:webHidden/>
              </w:rPr>
              <w:tab/>
            </w:r>
            <w:r w:rsidDel="001D341C">
              <w:rPr>
                <w:noProof/>
                <w:webHidden/>
              </w:rPr>
              <w:fldChar w:fldCharType="begin"/>
            </w:r>
            <w:r w:rsidDel="001D341C">
              <w:rPr>
                <w:noProof/>
                <w:webHidden/>
              </w:rPr>
              <w:delInstrText xml:space="preserve"> PAGEREF _Toc54246319 \h </w:delInstrText>
            </w:r>
            <w:r w:rsidDel="001D341C">
              <w:rPr>
                <w:noProof/>
                <w:webHidden/>
              </w:rPr>
            </w:r>
            <w:r w:rsidDel="001D341C">
              <w:rPr>
                <w:noProof/>
                <w:webHidden/>
              </w:rPr>
              <w:fldChar w:fldCharType="separate"/>
            </w:r>
            <w:r w:rsidDel="001D341C">
              <w:rPr>
                <w:noProof/>
                <w:webHidden/>
              </w:rPr>
              <w:delText>12</w:delText>
            </w:r>
            <w:r w:rsidDel="001D341C">
              <w:rPr>
                <w:noProof/>
                <w:webHidden/>
              </w:rPr>
              <w:fldChar w:fldCharType="end"/>
            </w:r>
            <w:r w:rsidRPr="00C75FF5" w:rsidDel="001D341C">
              <w:rPr>
                <w:rStyle w:val="Lienhypertexte"/>
                <w:noProof/>
              </w:rPr>
              <w:fldChar w:fldCharType="end"/>
            </w:r>
          </w:del>
        </w:p>
        <w:p w14:paraId="5A5BA268" w14:textId="0CB45C76" w:rsidR="001D341C" w:rsidDel="001D341C" w:rsidRDefault="001D341C">
          <w:pPr>
            <w:pStyle w:val="TM3"/>
            <w:tabs>
              <w:tab w:val="left" w:pos="880"/>
              <w:tab w:val="right" w:leader="dot" w:pos="9527"/>
            </w:tabs>
            <w:rPr>
              <w:del w:id="102" w:author="Angèle Dilu Keti" w:date="2020-10-22T08:09:00Z"/>
              <w:noProof/>
            </w:rPr>
          </w:pPr>
          <w:del w:id="103" w:author="Angèle Dilu Keti" w:date="2020-10-22T08:09:00Z">
            <w:r w:rsidRPr="00C75FF5" w:rsidDel="001D341C">
              <w:rPr>
                <w:rStyle w:val="Lienhypertexte"/>
                <w:noProof/>
              </w:rPr>
              <w:fldChar w:fldCharType="begin"/>
            </w:r>
            <w:r w:rsidRPr="00C75FF5" w:rsidDel="001D341C">
              <w:rPr>
                <w:rStyle w:val="Lienhypertexte"/>
                <w:noProof/>
              </w:rPr>
              <w:delInstrText xml:space="preserve"> </w:delInstrText>
            </w:r>
            <w:r w:rsidDel="001D341C">
              <w:rPr>
                <w:noProof/>
              </w:rPr>
              <w:delInstrText>HYPERLINK \l "_Toc54246320"</w:delInstrText>
            </w:r>
            <w:r w:rsidRPr="00C75FF5" w:rsidDel="001D341C">
              <w:rPr>
                <w:rStyle w:val="Lienhypertexte"/>
                <w:noProof/>
              </w:rPr>
              <w:delInstrText xml:space="preserve"> </w:delInstrText>
            </w:r>
            <w:r w:rsidRPr="00C75FF5" w:rsidDel="001D341C">
              <w:rPr>
                <w:rStyle w:val="Lienhypertexte"/>
                <w:noProof/>
              </w:rPr>
              <w:fldChar w:fldCharType="separate"/>
            </w:r>
          </w:del>
          <w:ins w:id="104" w:author="Angèle Dilu Keti" w:date="2020-10-22T08:10:00Z">
            <w:r>
              <w:rPr>
                <w:rStyle w:val="Lienhypertexte"/>
                <w:b/>
                <w:bCs/>
                <w:noProof/>
              </w:rPr>
              <w:t>Erreur ! Référence de lien hypertexte non valide.</w:t>
            </w:r>
          </w:ins>
          <w:del w:id="105" w:author="Angèle Dilu Keti" w:date="2020-10-22T08:09:00Z">
            <w:r w:rsidRPr="00C75FF5" w:rsidDel="001D341C">
              <w:rPr>
                <w:rStyle w:val="Lienhypertexte"/>
                <w:rFonts w:eastAsia="Arial Unicode MS"/>
                <w:noProof/>
              </w:rPr>
              <w:delText>7.</w:delText>
            </w:r>
            <w:r w:rsidDel="001D341C">
              <w:rPr>
                <w:noProof/>
              </w:rPr>
              <w:tab/>
            </w:r>
            <w:r w:rsidRPr="00C75FF5" w:rsidDel="001D341C">
              <w:rPr>
                <w:rStyle w:val="Lienhypertexte"/>
                <w:rFonts w:eastAsia="Arial Unicode MS"/>
                <w:noProof/>
              </w:rPr>
              <w:delText>RAISONS DE NON-VACCINATION CONTRE LA CAMPAGNE : RNV</w:delText>
            </w:r>
            <w:r w:rsidDel="001D341C">
              <w:rPr>
                <w:noProof/>
                <w:webHidden/>
              </w:rPr>
              <w:tab/>
            </w:r>
            <w:r w:rsidDel="001D341C">
              <w:rPr>
                <w:noProof/>
                <w:webHidden/>
              </w:rPr>
              <w:fldChar w:fldCharType="begin"/>
            </w:r>
            <w:r w:rsidDel="001D341C">
              <w:rPr>
                <w:noProof/>
                <w:webHidden/>
              </w:rPr>
              <w:delInstrText xml:space="preserve"> PAGEREF _Toc54246320 \h </w:delInstrText>
            </w:r>
            <w:r w:rsidDel="001D341C">
              <w:rPr>
                <w:noProof/>
                <w:webHidden/>
              </w:rPr>
            </w:r>
            <w:r w:rsidDel="001D341C">
              <w:rPr>
                <w:noProof/>
                <w:webHidden/>
              </w:rPr>
              <w:fldChar w:fldCharType="separate"/>
            </w:r>
            <w:r w:rsidDel="001D341C">
              <w:rPr>
                <w:noProof/>
                <w:webHidden/>
              </w:rPr>
              <w:delText>13</w:delText>
            </w:r>
            <w:r w:rsidDel="001D341C">
              <w:rPr>
                <w:noProof/>
                <w:webHidden/>
              </w:rPr>
              <w:fldChar w:fldCharType="end"/>
            </w:r>
            <w:r w:rsidRPr="00C75FF5" w:rsidDel="001D341C">
              <w:rPr>
                <w:rStyle w:val="Lienhypertexte"/>
                <w:noProof/>
              </w:rPr>
              <w:fldChar w:fldCharType="end"/>
            </w:r>
          </w:del>
        </w:p>
        <w:p w14:paraId="080F4478" w14:textId="115BEC05" w:rsidR="001D341C" w:rsidRDefault="001D341C">
          <w:pPr>
            <w:rPr>
              <w:ins w:id="106" w:author="Angèle Dilu Keti" w:date="2020-10-22T08:04:00Z"/>
            </w:rPr>
          </w:pPr>
          <w:ins w:id="107" w:author="Angèle Dilu Keti" w:date="2020-10-22T08:04:00Z">
            <w:r>
              <w:rPr>
                <w:b/>
                <w:bCs/>
              </w:rPr>
              <w:fldChar w:fldCharType="end"/>
            </w:r>
          </w:ins>
        </w:p>
        <w:customXmlInsRangeStart w:id="108" w:author="Angèle Dilu Keti" w:date="2020-10-22T08:04:00Z"/>
      </w:sdtContent>
    </w:sdt>
    <w:customXmlInsRangeEnd w:id="108"/>
    <w:p w14:paraId="77D09F7C" w14:textId="5B02715E" w:rsidR="00D71D0C" w:rsidRPr="001D341C" w:rsidRDefault="00D71D0C" w:rsidP="00C70A6C">
      <w:pPr>
        <w:spacing w:before="120" w:line="276" w:lineRule="auto"/>
        <w:rPr>
          <w:kern w:val="20"/>
          <w:rPrChange w:id="109" w:author="Angèle Dilu Keti" w:date="2020-10-22T08:04:00Z">
            <w:rPr>
              <w:i/>
              <w:iCs/>
              <w:kern w:val="20"/>
            </w:rPr>
          </w:rPrChange>
        </w:rPr>
        <w:pPrChange w:id="110" w:author="Angèle Dilu Keti" w:date="2020-10-22T08:02:00Z">
          <w:pPr>
            <w:spacing w:before="120" w:line="276" w:lineRule="auto"/>
            <w:jc w:val="both"/>
          </w:pPr>
        </w:pPrChange>
      </w:pPr>
    </w:p>
    <w:p w14:paraId="1983510F" w14:textId="77777777" w:rsidR="00811510" w:rsidRPr="00F42E52" w:rsidRDefault="00811510" w:rsidP="00305419">
      <w:pPr>
        <w:widowControl/>
        <w:kinsoku/>
        <w:autoSpaceDE w:val="0"/>
        <w:autoSpaceDN w:val="0"/>
        <w:adjustRightInd w:val="0"/>
        <w:spacing w:before="120" w:line="276" w:lineRule="auto"/>
        <w:jc w:val="both"/>
        <w:rPr>
          <w:kern w:val="20"/>
        </w:rPr>
      </w:pPr>
    </w:p>
    <w:p w14:paraId="5DC96D69" w14:textId="77777777" w:rsidR="00E32696" w:rsidRPr="00F42E52" w:rsidRDefault="00E32696" w:rsidP="00305419">
      <w:pPr>
        <w:widowControl/>
        <w:kinsoku/>
        <w:autoSpaceDE w:val="0"/>
        <w:autoSpaceDN w:val="0"/>
        <w:adjustRightInd w:val="0"/>
        <w:spacing w:before="120" w:line="276" w:lineRule="auto"/>
        <w:jc w:val="both"/>
        <w:rPr>
          <w:kern w:val="20"/>
        </w:rPr>
        <w:sectPr w:rsidR="00E32696" w:rsidRPr="00F42E52" w:rsidSect="00D71D0C">
          <w:pgSz w:w="11918" w:h="16854"/>
          <w:pgMar w:top="1134" w:right="1134" w:bottom="1134" w:left="1134" w:header="720" w:footer="717" w:gutter="113"/>
          <w:cols w:space="720"/>
          <w:noEndnote/>
          <w:titlePg/>
        </w:sectPr>
      </w:pPr>
    </w:p>
    <w:p w14:paraId="1377417E" w14:textId="77777777" w:rsidR="00D71D0C" w:rsidRPr="00F42E52" w:rsidRDefault="00D71D0C">
      <w:pPr>
        <w:pStyle w:val="Titre1"/>
        <w:rPr>
          <w:rFonts w:eastAsia="Arial Unicode MS"/>
        </w:rPr>
        <w:pPrChange w:id="111" w:author="Angèle Dilu Keti" w:date="2020-10-18T21:01:00Z">
          <w:pPr>
            <w:shd w:val="clear" w:color="auto" w:fill="D9D9D9" w:themeFill="background1" w:themeFillShade="D9"/>
            <w:spacing w:before="120" w:line="276" w:lineRule="auto"/>
            <w:jc w:val="both"/>
          </w:pPr>
        </w:pPrChange>
      </w:pPr>
      <w:bookmarkStart w:id="112" w:name="_Toc54246658"/>
      <w:r w:rsidRPr="00F42E52">
        <w:rPr>
          <w:rFonts w:eastAsia="Arial Unicode MS"/>
        </w:rPr>
        <w:lastRenderedPageBreak/>
        <w:t>Introduction</w:t>
      </w:r>
      <w:bookmarkEnd w:id="112"/>
    </w:p>
    <w:p w14:paraId="61184B46" w14:textId="74D9DB19" w:rsidR="00D71D0C" w:rsidRPr="00F42E52" w:rsidRDefault="00D71D0C" w:rsidP="002B414C">
      <w:pPr>
        <w:tabs>
          <w:tab w:val="left" w:pos="9498"/>
        </w:tabs>
        <w:spacing w:before="120" w:line="276" w:lineRule="auto"/>
        <w:ind w:right="39"/>
        <w:jc w:val="both"/>
        <w:rPr>
          <w:color w:val="000000" w:themeColor="text1"/>
          <w:kern w:val="20"/>
        </w:rPr>
      </w:pPr>
      <w:r w:rsidRPr="00F42E52">
        <w:rPr>
          <w:color w:val="000000" w:themeColor="text1"/>
          <w:kern w:val="20"/>
        </w:rPr>
        <w:t xml:space="preserve">Des campagnes de vaccination </w:t>
      </w:r>
      <w:ins w:id="113" w:author="Angèle Dilu Keti" w:date="2020-10-18T20:41:00Z">
        <w:r w:rsidR="002B414C">
          <w:rPr>
            <w:color w:val="000000" w:themeColor="text1"/>
            <w:kern w:val="20"/>
          </w:rPr>
          <w:t>de suivi</w:t>
        </w:r>
      </w:ins>
      <w:del w:id="114" w:author="Angèle Dilu Keti" w:date="2020-10-18T20:41:00Z">
        <w:r w:rsidRPr="00F42E52" w:rsidDel="002B414C">
          <w:rPr>
            <w:color w:val="000000" w:themeColor="text1"/>
            <w:kern w:val="20"/>
          </w:rPr>
          <w:delText>pré</w:delText>
        </w:r>
        <w:r w:rsidR="0001210C" w:rsidRPr="00F42E52" w:rsidDel="002B414C">
          <w:rPr>
            <w:color w:val="000000" w:themeColor="text1"/>
            <w:kern w:val="20"/>
          </w:rPr>
          <w:delText>ventive</w:delText>
        </w:r>
      </w:del>
      <w:r w:rsidR="0001210C" w:rsidRPr="00F42E52">
        <w:rPr>
          <w:color w:val="000000" w:themeColor="text1"/>
          <w:kern w:val="20"/>
        </w:rPr>
        <w:t xml:space="preserve"> contre la rougeole</w:t>
      </w:r>
      <w:r w:rsidRPr="00F42E52">
        <w:rPr>
          <w:color w:val="000000" w:themeColor="text1"/>
          <w:kern w:val="20"/>
        </w:rPr>
        <w:t xml:space="preserve"> ont été</w:t>
      </w:r>
      <w:r w:rsidR="0001210C" w:rsidRPr="00F42E52">
        <w:rPr>
          <w:color w:val="000000" w:themeColor="text1"/>
          <w:kern w:val="20"/>
        </w:rPr>
        <w:t xml:space="preserve"> réalisées </w:t>
      </w:r>
      <w:del w:id="115" w:author="Angèle Dilu Keti" w:date="2020-10-18T20:41:00Z">
        <w:r w:rsidR="009A3F7E" w:rsidRPr="00F42E52" w:rsidDel="002B414C">
          <w:rPr>
            <w:color w:val="000000" w:themeColor="text1"/>
            <w:kern w:val="20"/>
          </w:rPr>
          <w:delText xml:space="preserve">en 3 blocs </w:delText>
        </w:r>
      </w:del>
      <w:r w:rsidR="0001210C" w:rsidRPr="00F42E52">
        <w:rPr>
          <w:color w:val="000000" w:themeColor="text1"/>
          <w:kern w:val="20"/>
        </w:rPr>
        <w:t>dans 51</w:t>
      </w:r>
      <w:ins w:id="116" w:author="Angèle Dilu Keti" w:date="2020-10-09T15:45:00Z">
        <w:r w:rsidR="00E857C2">
          <w:rPr>
            <w:color w:val="000000" w:themeColor="text1"/>
            <w:kern w:val="20"/>
          </w:rPr>
          <w:t>9</w:t>
        </w:r>
      </w:ins>
      <w:del w:id="117" w:author="Angèle Dilu Keti" w:date="2020-10-09T15:45:00Z">
        <w:r w:rsidR="0001210C" w:rsidRPr="00F42E52" w:rsidDel="00E857C2">
          <w:rPr>
            <w:color w:val="000000" w:themeColor="text1"/>
            <w:kern w:val="20"/>
          </w:rPr>
          <w:delText>7</w:delText>
        </w:r>
      </w:del>
      <w:r w:rsidRPr="00F42E52">
        <w:rPr>
          <w:color w:val="000000" w:themeColor="text1"/>
          <w:kern w:val="20"/>
        </w:rPr>
        <w:t xml:space="preserve"> zones de santé de </w:t>
      </w:r>
      <w:r w:rsidR="0001210C" w:rsidRPr="00F42E52">
        <w:rPr>
          <w:color w:val="000000" w:themeColor="text1"/>
          <w:kern w:val="20"/>
        </w:rPr>
        <w:t>26</w:t>
      </w:r>
      <w:ins w:id="118" w:author="Angèle Dilu Ahuka" w:date="2019-06-17T12:43:00Z">
        <w:r w:rsidR="00A87EF9">
          <w:rPr>
            <w:color w:val="000000" w:themeColor="text1"/>
            <w:kern w:val="20"/>
          </w:rPr>
          <w:t xml:space="preserve"> </w:t>
        </w:r>
      </w:ins>
      <w:r w:rsidR="00345CE7" w:rsidRPr="00F42E52">
        <w:rPr>
          <w:color w:val="000000" w:themeColor="text1"/>
          <w:kern w:val="20"/>
        </w:rPr>
        <w:t>provinces</w:t>
      </w:r>
      <w:r w:rsidR="0001210C" w:rsidRPr="00F42E52">
        <w:rPr>
          <w:color w:val="000000" w:themeColor="text1"/>
          <w:kern w:val="20"/>
        </w:rPr>
        <w:t xml:space="preserve"> du pays</w:t>
      </w:r>
      <w:del w:id="119" w:author="Angèle Dilu Keti" w:date="2020-10-18T20:41:00Z">
        <w:r w:rsidR="0001210C" w:rsidRPr="00F42E52" w:rsidDel="002B414C">
          <w:rPr>
            <w:color w:val="000000" w:themeColor="text1"/>
            <w:kern w:val="20"/>
          </w:rPr>
          <w:delText xml:space="preserve"> entre </w:delText>
        </w:r>
      </w:del>
      <w:del w:id="120" w:author="Angèle Dilu Keti" w:date="2020-10-09T15:54:00Z">
        <w:r w:rsidR="00FC5BF7" w:rsidRPr="00F42E52" w:rsidDel="00677816">
          <w:rPr>
            <w:color w:val="000000" w:themeColor="text1"/>
            <w:kern w:val="20"/>
          </w:rPr>
          <w:delText>août</w:delText>
        </w:r>
        <w:r w:rsidR="009A3F7E" w:rsidRPr="00F42E52" w:rsidDel="00677816">
          <w:rPr>
            <w:color w:val="000000" w:themeColor="text1"/>
            <w:kern w:val="20"/>
          </w:rPr>
          <w:delText xml:space="preserve"> 2016</w:delText>
        </w:r>
        <w:r w:rsidRPr="00F42E52" w:rsidDel="00677816">
          <w:rPr>
            <w:color w:val="000000" w:themeColor="text1"/>
            <w:kern w:val="20"/>
          </w:rPr>
          <w:delText xml:space="preserve"> et </w:delText>
        </w:r>
        <w:r w:rsidR="00FC5BF7" w:rsidRPr="00F42E52" w:rsidDel="00677816">
          <w:rPr>
            <w:color w:val="000000" w:themeColor="text1"/>
            <w:kern w:val="20"/>
          </w:rPr>
          <w:delText>février</w:delText>
        </w:r>
        <w:r w:rsidR="009A3F7E" w:rsidRPr="00F42E52" w:rsidDel="00677816">
          <w:rPr>
            <w:color w:val="000000" w:themeColor="text1"/>
            <w:kern w:val="20"/>
          </w:rPr>
          <w:delText xml:space="preserve"> 2017</w:delText>
        </w:r>
      </w:del>
      <w:del w:id="121" w:author="Angèle Dilu Keti" w:date="2020-10-18T20:40:00Z">
        <w:r w:rsidRPr="00F42E52" w:rsidDel="002B414C">
          <w:rPr>
            <w:color w:val="000000" w:themeColor="text1"/>
            <w:kern w:val="20"/>
          </w:rPr>
          <w:delText>. La de</w:delText>
        </w:r>
        <w:r w:rsidR="009A3F7E" w:rsidRPr="00F42E52" w:rsidDel="002B414C">
          <w:rPr>
            <w:color w:val="000000" w:themeColor="text1"/>
            <w:kern w:val="20"/>
          </w:rPr>
          <w:delText xml:space="preserve">rnière campagne qui a couvert </w:delText>
        </w:r>
      </w:del>
      <w:ins w:id="122" w:author="Angèle Dilu Ahuka" w:date="2019-06-17T12:44:00Z">
        <w:del w:id="123" w:author="Angèle Dilu Keti" w:date="2020-10-18T20:40:00Z">
          <w:r w:rsidR="00A87EF9" w:rsidDel="002B414C">
            <w:rPr>
              <w:color w:val="FF0000"/>
              <w:kern w:val="20"/>
              <w:highlight w:val="yellow"/>
            </w:rPr>
            <w:delText>63</w:delText>
          </w:r>
        </w:del>
      </w:ins>
      <w:del w:id="124" w:author="Angèle Dilu Keti" w:date="2020-10-18T20:40:00Z">
        <w:r w:rsidR="009A3F7E" w:rsidRPr="004A49FB" w:rsidDel="002B414C">
          <w:rPr>
            <w:color w:val="FF0000"/>
            <w:kern w:val="20"/>
            <w:highlight w:val="yellow"/>
            <w:rPrChange w:id="125" w:author="Angèle Dilu Ahuka" w:date="2019-06-16T23:38:00Z">
              <w:rPr>
                <w:color w:val="000000" w:themeColor="text1"/>
                <w:kern w:val="20"/>
              </w:rPr>
            </w:rPrChange>
          </w:rPr>
          <w:delText>9</w:delText>
        </w:r>
        <w:r w:rsidR="009A3F7E" w:rsidRPr="00F42E52" w:rsidDel="002B414C">
          <w:rPr>
            <w:color w:val="000000" w:themeColor="text1"/>
            <w:kern w:val="20"/>
          </w:rPr>
          <w:delText xml:space="preserve"> provinces a eu lieu du </w:delText>
        </w:r>
      </w:del>
      <w:ins w:id="126" w:author="Angèle Dilu Ahuka" w:date="2019-06-17T12:45:00Z">
        <w:del w:id="127" w:author="Angèle Dilu Keti" w:date="2020-10-18T20:40:00Z">
          <w:r w:rsidR="00A87EF9" w:rsidDel="002B414C">
            <w:rPr>
              <w:color w:val="000000" w:themeColor="text1"/>
              <w:kern w:val="20"/>
            </w:rPr>
            <w:delText xml:space="preserve">19 au 23 avril 2019 </w:delText>
          </w:r>
        </w:del>
      </w:ins>
      <w:del w:id="128" w:author="Angèle Dilu Ahuka" w:date="2019-06-17T12:44:00Z">
        <w:r w:rsidR="009A3F7E" w:rsidRPr="004A49FB" w:rsidDel="00A87EF9">
          <w:rPr>
            <w:color w:val="000000" w:themeColor="text1"/>
            <w:kern w:val="20"/>
            <w:highlight w:val="yellow"/>
            <w:rPrChange w:id="129" w:author="Angèle Dilu Ahuka" w:date="2019-06-16T23:39:00Z">
              <w:rPr>
                <w:color w:val="000000" w:themeColor="text1"/>
                <w:kern w:val="20"/>
              </w:rPr>
            </w:rPrChange>
          </w:rPr>
          <w:delText xml:space="preserve">14 au 18 février </w:delText>
        </w:r>
      </w:del>
      <w:del w:id="130" w:author="Angèle Dilu Ahuka" w:date="2019-06-17T12:40:00Z">
        <w:r w:rsidR="009A3F7E" w:rsidRPr="004A49FB" w:rsidDel="00F543B3">
          <w:rPr>
            <w:color w:val="000000" w:themeColor="text1"/>
            <w:kern w:val="20"/>
            <w:highlight w:val="yellow"/>
            <w:rPrChange w:id="131" w:author="Angèle Dilu Ahuka" w:date="2019-06-16T23:39:00Z">
              <w:rPr>
                <w:color w:val="000000" w:themeColor="text1"/>
                <w:kern w:val="20"/>
              </w:rPr>
            </w:rPrChange>
          </w:rPr>
          <w:delText xml:space="preserve"> </w:delText>
        </w:r>
      </w:del>
      <w:del w:id="132" w:author="Angèle Dilu Ahuka" w:date="2019-06-17T12:44:00Z">
        <w:r w:rsidR="009A3F7E" w:rsidRPr="004A49FB" w:rsidDel="00A87EF9">
          <w:rPr>
            <w:color w:val="000000" w:themeColor="text1"/>
            <w:kern w:val="20"/>
            <w:highlight w:val="yellow"/>
            <w:rPrChange w:id="133" w:author="Angèle Dilu Ahuka" w:date="2019-06-16T23:39:00Z">
              <w:rPr>
                <w:color w:val="000000" w:themeColor="text1"/>
                <w:kern w:val="20"/>
              </w:rPr>
            </w:rPrChange>
          </w:rPr>
          <w:delText>2017</w:delText>
        </w:r>
      </w:del>
      <w:r w:rsidRPr="00F42E52">
        <w:rPr>
          <w:color w:val="000000" w:themeColor="text1"/>
          <w:kern w:val="20"/>
        </w:rPr>
        <w:t xml:space="preserve">. </w:t>
      </w:r>
      <w:ins w:id="134" w:author="Angèle Dilu Keti" w:date="2020-10-18T20:41:00Z">
        <w:r w:rsidR="002B414C">
          <w:rPr>
            <w:color w:val="000000" w:themeColor="text1"/>
            <w:kern w:val="20"/>
          </w:rPr>
          <w:t xml:space="preserve">La dernière campagne s’est réalisée en 3 blocs dans les 26 provinces du </w:t>
        </w:r>
      </w:ins>
      <w:ins w:id="135" w:author="Angèle Dilu Keti" w:date="2020-10-18T20:42:00Z">
        <w:r w:rsidR="002B414C" w:rsidRPr="002B414C">
          <w:rPr>
            <w:color w:val="000000" w:themeColor="text1"/>
            <w:kern w:val="20"/>
          </w:rPr>
          <w:t>25-29 oct. et 30 oct. au 03 nov. 2019</w:t>
        </w:r>
        <w:r w:rsidR="002B414C">
          <w:rPr>
            <w:color w:val="000000" w:themeColor="text1"/>
            <w:kern w:val="20"/>
          </w:rPr>
          <w:t xml:space="preserve"> </w:t>
        </w:r>
      </w:ins>
      <w:ins w:id="136" w:author="Angèle Dilu Keti" w:date="2020-10-18T20:44:00Z">
        <w:r w:rsidR="002B414C">
          <w:rPr>
            <w:color w:val="000000" w:themeColor="text1"/>
            <w:kern w:val="20"/>
          </w:rPr>
          <w:t>pour le bloc 1</w:t>
        </w:r>
      </w:ins>
      <w:ins w:id="137" w:author="Angèle Dilu Keti" w:date="2020-10-18T20:43:00Z">
        <w:r w:rsidR="002B414C">
          <w:rPr>
            <w:color w:val="000000" w:themeColor="text1"/>
            <w:kern w:val="20"/>
          </w:rPr>
          <w:t xml:space="preserve"> ; du </w:t>
        </w:r>
      </w:ins>
      <w:ins w:id="138" w:author="Angèle Dilu Keti" w:date="2020-10-18T20:42:00Z">
        <w:r w:rsidR="002B414C" w:rsidRPr="002B414C">
          <w:rPr>
            <w:color w:val="000000" w:themeColor="text1"/>
            <w:kern w:val="20"/>
          </w:rPr>
          <w:t>26 Novembre - 01 Décembre 2019</w:t>
        </w:r>
      </w:ins>
      <w:ins w:id="139" w:author="Angèle Dilu Keti" w:date="2020-10-18T20:43:00Z">
        <w:r w:rsidR="002B414C">
          <w:rPr>
            <w:color w:val="000000" w:themeColor="text1"/>
            <w:kern w:val="20"/>
          </w:rPr>
          <w:t xml:space="preserve"> </w:t>
        </w:r>
      </w:ins>
      <w:ins w:id="140" w:author="Angèle Dilu Keti" w:date="2020-10-18T20:44:00Z">
        <w:r w:rsidR="002B414C">
          <w:rPr>
            <w:color w:val="000000" w:themeColor="text1"/>
            <w:kern w:val="20"/>
          </w:rPr>
          <w:t>pour le b</w:t>
        </w:r>
      </w:ins>
      <w:ins w:id="141" w:author="Angèle Dilu Keti" w:date="2020-10-18T20:43:00Z">
        <w:r w:rsidR="002B414C">
          <w:rPr>
            <w:color w:val="000000" w:themeColor="text1"/>
            <w:kern w:val="20"/>
          </w:rPr>
          <w:t xml:space="preserve">loc 2 ; et du </w:t>
        </w:r>
      </w:ins>
      <w:ins w:id="142" w:author="Angèle Dilu Keti" w:date="2020-10-18T20:42:00Z">
        <w:r w:rsidR="002B414C" w:rsidRPr="002B414C">
          <w:rPr>
            <w:color w:val="000000" w:themeColor="text1"/>
            <w:kern w:val="20"/>
          </w:rPr>
          <w:t>05 au 09 Décembre 2019</w:t>
        </w:r>
      </w:ins>
      <w:ins w:id="143" w:author="Angèle Dilu Keti" w:date="2020-10-18T20:43:00Z">
        <w:r w:rsidR="002B414C">
          <w:rPr>
            <w:color w:val="000000" w:themeColor="text1"/>
            <w:kern w:val="20"/>
          </w:rPr>
          <w:t xml:space="preserve"> pour le bloc 3</w:t>
        </w:r>
      </w:ins>
      <w:ins w:id="144" w:author="Angèle Dilu Keti" w:date="2020-10-18T20:44:00Z">
        <w:r w:rsidR="002B414C">
          <w:rPr>
            <w:color w:val="000000" w:themeColor="text1"/>
            <w:kern w:val="20"/>
          </w:rPr>
          <w:t xml:space="preserve">. </w:t>
        </w:r>
      </w:ins>
      <w:r w:rsidRPr="00F42E52">
        <w:rPr>
          <w:color w:val="000000" w:themeColor="text1"/>
          <w:kern w:val="20"/>
        </w:rPr>
        <w:t>Cette campagne de vaccination</w:t>
      </w:r>
      <w:r w:rsidR="00EB4364" w:rsidRPr="00F42E52">
        <w:rPr>
          <w:color w:val="000000" w:themeColor="text1"/>
          <w:kern w:val="20"/>
        </w:rPr>
        <w:t xml:space="preserve"> concernait tous les enfants </w:t>
      </w:r>
      <w:r w:rsidRPr="00F42E52">
        <w:rPr>
          <w:color w:val="000000" w:themeColor="text1"/>
          <w:kern w:val="20"/>
        </w:rPr>
        <w:t>âgé</w:t>
      </w:r>
      <w:r w:rsidR="00EB4364" w:rsidRPr="00F42E52">
        <w:rPr>
          <w:color w:val="000000" w:themeColor="text1"/>
          <w:kern w:val="20"/>
        </w:rPr>
        <w:t>s de 6 à 59 mois</w:t>
      </w:r>
      <w:r w:rsidRPr="00F42E52">
        <w:rPr>
          <w:color w:val="000000" w:themeColor="text1"/>
          <w:kern w:val="20"/>
        </w:rPr>
        <w:t xml:space="preserve">. </w:t>
      </w:r>
    </w:p>
    <w:p w14:paraId="7C0CA7B9" w14:textId="428FFF94" w:rsidR="00D71D0C" w:rsidRPr="00F42E52" w:rsidRDefault="00D71D0C" w:rsidP="00305419">
      <w:pPr>
        <w:tabs>
          <w:tab w:val="left" w:pos="9498"/>
        </w:tabs>
        <w:spacing w:before="120" w:line="276" w:lineRule="auto"/>
        <w:ind w:right="39"/>
        <w:jc w:val="both"/>
        <w:rPr>
          <w:color w:val="000000" w:themeColor="text1"/>
          <w:kern w:val="20"/>
        </w:rPr>
      </w:pPr>
      <w:r w:rsidRPr="00F42E52">
        <w:rPr>
          <w:color w:val="000000" w:themeColor="text1"/>
          <w:kern w:val="20"/>
        </w:rPr>
        <w:t>L</w:t>
      </w:r>
      <w:r w:rsidR="00D9475F" w:rsidRPr="00F42E52">
        <w:rPr>
          <w:color w:val="000000" w:themeColor="text1"/>
          <w:kern w:val="20"/>
        </w:rPr>
        <w:t>’</w:t>
      </w:r>
      <w:r w:rsidRPr="00F42E52">
        <w:rPr>
          <w:color w:val="000000" w:themeColor="text1"/>
          <w:kern w:val="20"/>
        </w:rPr>
        <w:t xml:space="preserve">enquête </w:t>
      </w:r>
      <w:r w:rsidR="00345CE7" w:rsidRPr="00F42E52">
        <w:rPr>
          <w:color w:val="000000" w:themeColor="text1"/>
          <w:kern w:val="20"/>
        </w:rPr>
        <w:t>post</w:t>
      </w:r>
      <w:r w:rsidRPr="00F42E52">
        <w:rPr>
          <w:color w:val="000000" w:themeColor="text1"/>
          <w:kern w:val="20"/>
        </w:rPr>
        <w:t xml:space="preserve"> camp</w:t>
      </w:r>
      <w:r w:rsidR="00EB4364" w:rsidRPr="00F42E52">
        <w:rPr>
          <w:color w:val="000000" w:themeColor="text1"/>
          <w:kern w:val="20"/>
        </w:rPr>
        <w:t>agne de</w:t>
      </w:r>
      <w:r w:rsidR="00FC5BF7" w:rsidRPr="00F42E52">
        <w:rPr>
          <w:color w:val="000000" w:themeColor="text1"/>
          <w:kern w:val="20"/>
        </w:rPr>
        <w:t xml:space="preserve"> vaccination</w:t>
      </w:r>
      <w:ins w:id="145" w:author="Angèle Dilu Keti" w:date="2020-10-18T20:44:00Z">
        <w:r w:rsidR="002B414C">
          <w:rPr>
            <w:color w:val="000000" w:themeColor="text1"/>
            <w:kern w:val="20"/>
          </w:rPr>
          <w:t xml:space="preserve"> de suivi</w:t>
        </w:r>
      </w:ins>
      <w:ins w:id="146" w:author="Angèle Dilu Keti" w:date="2020-10-18T20:45:00Z">
        <w:r w:rsidR="002B414C">
          <w:rPr>
            <w:color w:val="000000" w:themeColor="text1"/>
            <w:kern w:val="20"/>
          </w:rPr>
          <w:t xml:space="preserve"> </w:t>
        </w:r>
      </w:ins>
      <w:del w:id="147" w:author="Angèle Dilu Keti" w:date="2020-10-18T20:44:00Z">
        <w:r w:rsidR="00FC5BF7" w:rsidRPr="00F42E52" w:rsidDel="002B414C">
          <w:rPr>
            <w:color w:val="000000" w:themeColor="text1"/>
            <w:kern w:val="20"/>
          </w:rPr>
          <w:delText xml:space="preserve"> </w:delText>
        </w:r>
      </w:del>
      <w:r w:rsidR="00FC5BF7" w:rsidRPr="00F42E52">
        <w:rPr>
          <w:color w:val="000000" w:themeColor="text1"/>
          <w:kern w:val="20"/>
        </w:rPr>
        <w:t>contre la rougeole</w:t>
      </w:r>
      <w:r w:rsidRPr="00F42E52">
        <w:rPr>
          <w:color w:val="000000" w:themeColor="text1"/>
          <w:kern w:val="20"/>
        </w:rPr>
        <w:t xml:space="preserve"> a pour but d</w:t>
      </w:r>
      <w:r w:rsidR="00345CE7" w:rsidRPr="00F42E52">
        <w:rPr>
          <w:color w:val="000000" w:themeColor="text1"/>
          <w:kern w:val="20"/>
        </w:rPr>
        <w:t>’</w:t>
      </w:r>
      <w:r w:rsidRPr="00F42E52">
        <w:rPr>
          <w:color w:val="000000" w:themeColor="text1"/>
          <w:kern w:val="20"/>
        </w:rPr>
        <w:t xml:space="preserve">évaluer </w:t>
      </w:r>
      <w:r w:rsidR="00FC5BF7" w:rsidRPr="00F42E52">
        <w:rPr>
          <w:color w:val="000000" w:themeColor="text1"/>
          <w:kern w:val="20"/>
        </w:rPr>
        <w:t xml:space="preserve">les </w:t>
      </w:r>
      <w:r w:rsidRPr="00F42E52">
        <w:rPr>
          <w:color w:val="000000" w:themeColor="text1"/>
          <w:kern w:val="20"/>
        </w:rPr>
        <w:t>différentes composantes de la campagne</w:t>
      </w:r>
      <w:r w:rsidR="00345CE7" w:rsidRPr="00F42E52">
        <w:rPr>
          <w:color w:val="000000" w:themeColor="text1"/>
          <w:kern w:val="20"/>
        </w:rPr>
        <w:t>,</w:t>
      </w:r>
      <w:r w:rsidR="00FC5BF7" w:rsidRPr="00F42E52">
        <w:rPr>
          <w:color w:val="000000" w:themeColor="text1"/>
          <w:kern w:val="20"/>
        </w:rPr>
        <w:t xml:space="preserve"> </w:t>
      </w:r>
      <w:r w:rsidRPr="00F42E52">
        <w:rPr>
          <w:color w:val="000000" w:themeColor="text1"/>
          <w:kern w:val="20"/>
        </w:rPr>
        <w:t xml:space="preserve">à savoir la couverture vaccinale </w:t>
      </w:r>
      <w:ins w:id="148" w:author="Angèle Dilu Keti" w:date="2020-10-18T20:56:00Z">
        <w:r w:rsidR="0012400F">
          <w:rPr>
            <w:color w:val="000000" w:themeColor="text1"/>
            <w:kern w:val="20"/>
          </w:rPr>
          <w:t xml:space="preserve">de </w:t>
        </w:r>
      </w:ins>
      <w:r w:rsidRPr="00F42E52">
        <w:rPr>
          <w:color w:val="000000" w:themeColor="text1"/>
          <w:kern w:val="20"/>
        </w:rPr>
        <w:t>la campagne,</w:t>
      </w:r>
      <w:r w:rsidR="00345CE7" w:rsidRPr="00F42E52">
        <w:rPr>
          <w:color w:val="000000" w:themeColor="text1"/>
          <w:kern w:val="20"/>
        </w:rPr>
        <w:t xml:space="preserve"> les raisons pour le</w:t>
      </w:r>
      <w:r w:rsidR="00D37B97" w:rsidRPr="00F42E52">
        <w:rPr>
          <w:color w:val="000000" w:themeColor="text1"/>
          <w:kern w:val="20"/>
        </w:rPr>
        <w:t>squelles certains enfants</w:t>
      </w:r>
      <w:r w:rsidRPr="00F42E52">
        <w:rPr>
          <w:color w:val="000000" w:themeColor="text1"/>
          <w:kern w:val="20"/>
        </w:rPr>
        <w:t xml:space="preserve"> n</w:t>
      </w:r>
      <w:r w:rsidR="00D9475F" w:rsidRPr="00F42E52">
        <w:rPr>
          <w:color w:val="000000" w:themeColor="text1"/>
          <w:kern w:val="20"/>
        </w:rPr>
        <w:t>’</w:t>
      </w:r>
      <w:r w:rsidRPr="00F42E52">
        <w:rPr>
          <w:color w:val="000000" w:themeColor="text1"/>
          <w:kern w:val="20"/>
        </w:rPr>
        <w:t>ont pas été</w:t>
      </w:r>
      <w:r w:rsidR="00FC5BF7" w:rsidRPr="00F42E52">
        <w:rPr>
          <w:color w:val="000000" w:themeColor="text1"/>
          <w:kern w:val="20"/>
        </w:rPr>
        <w:t xml:space="preserve"> </w:t>
      </w:r>
      <w:r w:rsidR="00D37B97" w:rsidRPr="00F42E52">
        <w:rPr>
          <w:color w:val="000000" w:themeColor="text1"/>
          <w:kern w:val="20"/>
        </w:rPr>
        <w:t>vaccinés</w:t>
      </w:r>
      <w:r w:rsidRPr="00F42E52">
        <w:rPr>
          <w:color w:val="000000" w:themeColor="text1"/>
          <w:kern w:val="20"/>
        </w:rPr>
        <w:t>, et leur connaissance</w:t>
      </w:r>
      <w:r w:rsidR="00D37B97" w:rsidRPr="00F42E52">
        <w:rPr>
          <w:color w:val="000000" w:themeColor="text1"/>
          <w:kern w:val="20"/>
        </w:rPr>
        <w:t xml:space="preserve"> sur la vaccination contre la rougeole</w:t>
      </w:r>
      <w:r w:rsidRPr="00F42E52">
        <w:rPr>
          <w:color w:val="000000" w:themeColor="text1"/>
          <w:kern w:val="20"/>
        </w:rPr>
        <w:t>.</w:t>
      </w:r>
    </w:p>
    <w:p w14:paraId="0C8B689C" w14:textId="50BAC00F" w:rsidR="00D71D0C" w:rsidRPr="00F42E52" w:rsidRDefault="00FC5BF7" w:rsidP="00305419">
      <w:pPr>
        <w:tabs>
          <w:tab w:val="left" w:pos="9498"/>
        </w:tabs>
        <w:spacing w:before="120" w:line="276" w:lineRule="auto"/>
        <w:ind w:right="39"/>
        <w:jc w:val="both"/>
        <w:rPr>
          <w:color w:val="000000" w:themeColor="text1"/>
          <w:kern w:val="20"/>
        </w:rPr>
      </w:pPr>
      <w:r w:rsidRPr="00F42E52">
        <w:rPr>
          <w:color w:val="000000" w:themeColor="text1"/>
          <w:kern w:val="20"/>
        </w:rPr>
        <w:t>Pour cette enquête qui sera conduite par strate</w:t>
      </w:r>
      <w:r w:rsidR="00D37B97" w:rsidRPr="00F42E52">
        <w:rPr>
          <w:color w:val="000000" w:themeColor="text1"/>
          <w:kern w:val="20"/>
        </w:rPr>
        <w:t xml:space="preserve">, </w:t>
      </w:r>
      <w:r w:rsidRPr="00E71265">
        <w:rPr>
          <w:color w:val="000000" w:themeColor="text1"/>
          <w:kern w:val="20"/>
        </w:rPr>
        <w:t>deux</w:t>
      </w:r>
      <w:r w:rsidR="00D37B97" w:rsidRPr="00E71265">
        <w:rPr>
          <w:color w:val="000000" w:themeColor="text1"/>
          <w:kern w:val="20"/>
        </w:rPr>
        <w:t xml:space="preserve"> zones de </w:t>
      </w:r>
      <w:commentRangeStart w:id="149"/>
      <w:r w:rsidR="00D37B97" w:rsidRPr="00E71265">
        <w:rPr>
          <w:color w:val="000000" w:themeColor="text1"/>
          <w:kern w:val="20"/>
        </w:rPr>
        <w:t>santé</w:t>
      </w:r>
      <w:commentRangeEnd w:id="149"/>
      <w:r w:rsidR="00721A83" w:rsidRPr="00E71265">
        <w:rPr>
          <w:rStyle w:val="Marquedecommentaire"/>
        </w:rPr>
        <w:commentReference w:id="149"/>
      </w:r>
      <w:r w:rsidR="00D71D0C" w:rsidRPr="00E71265">
        <w:rPr>
          <w:color w:val="000000" w:themeColor="text1"/>
          <w:kern w:val="20"/>
        </w:rPr>
        <w:t xml:space="preserve"> ont été </w:t>
      </w:r>
      <w:r w:rsidR="00345CE7" w:rsidRPr="00E71265">
        <w:rPr>
          <w:color w:val="000000" w:themeColor="text1"/>
          <w:kern w:val="20"/>
        </w:rPr>
        <w:t>retenues</w:t>
      </w:r>
      <w:r w:rsidR="00D71D0C" w:rsidRPr="00E71265">
        <w:rPr>
          <w:color w:val="000000" w:themeColor="text1"/>
          <w:kern w:val="20"/>
        </w:rPr>
        <w:t xml:space="preserve"> par</w:t>
      </w:r>
      <w:r w:rsidRPr="00E71265">
        <w:rPr>
          <w:color w:val="000000" w:themeColor="text1"/>
          <w:kern w:val="20"/>
        </w:rPr>
        <w:t xml:space="preserve"> tirage aléatoire simple</w:t>
      </w:r>
      <w:r w:rsidR="00D37B97" w:rsidRPr="00E71265">
        <w:rPr>
          <w:color w:val="000000" w:themeColor="text1"/>
          <w:kern w:val="20"/>
        </w:rPr>
        <w:t xml:space="preserve"> dans chaque </w:t>
      </w:r>
      <w:del w:id="150" w:author="Angèle Dilu Keti" w:date="2020-10-18T20:56:00Z">
        <w:r w:rsidR="00D37B97" w:rsidRPr="00E71265" w:rsidDel="0012400F">
          <w:rPr>
            <w:color w:val="000000" w:themeColor="text1"/>
            <w:kern w:val="20"/>
          </w:rPr>
          <w:delText>antenne</w:delText>
        </w:r>
      </w:del>
      <w:ins w:id="151" w:author="Angèle Dilu Keti" w:date="2020-10-18T20:56:00Z">
        <w:r w:rsidR="0012400F" w:rsidRPr="00E71265">
          <w:rPr>
            <w:color w:val="000000" w:themeColor="text1"/>
            <w:kern w:val="20"/>
          </w:rPr>
          <w:t>province</w:t>
        </w:r>
      </w:ins>
      <w:r w:rsidR="00345CE7" w:rsidRPr="00E71265">
        <w:rPr>
          <w:color w:val="000000" w:themeColor="text1"/>
          <w:kern w:val="20"/>
        </w:rPr>
        <w:t xml:space="preserve">. Un total de </w:t>
      </w:r>
      <w:ins w:id="152" w:author="Angèle Dilu Ahuka" w:date="2019-06-17T12:57:00Z">
        <w:r w:rsidR="00721A83" w:rsidRPr="0012400F">
          <w:rPr>
            <w:color w:val="000000" w:themeColor="text1"/>
            <w:kern w:val="20"/>
            <w:rPrChange w:id="153" w:author="Angèle Dilu Keti" w:date="2020-10-18T20:57:00Z">
              <w:rPr>
                <w:color w:val="000000" w:themeColor="text1"/>
                <w:kern w:val="20"/>
                <w:highlight w:val="yellow"/>
              </w:rPr>
            </w:rPrChange>
          </w:rPr>
          <w:t>28</w:t>
        </w:r>
      </w:ins>
      <w:del w:id="154" w:author="Angèle Dilu Ahuka" w:date="2019-06-17T12:57:00Z">
        <w:r w:rsidR="00D71D0C" w:rsidRPr="00E71265" w:rsidDel="00721A83">
          <w:rPr>
            <w:color w:val="000000" w:themeColor="text1"/>
            <w:kern w:val="20"/>
          </w:rPr>
          <w:delText>41</w:delText>
        </w:r>
      </w:del>
      <w:r w:rsidR="00D71D0C" w:rsidRPr="00E71265">
        <w:rPr>
          <w:color w:val="000000" w:themeColor="text1"/>
          <w:kern w:val="20"/>
        </w:rPr>
        <w:t xml:space="preserve"> </w:t>
      </w:r>
      <w:r w:rsidRPr="00E71265">
        <w:rPr>
          <w:color w:val="000000" w:themeColor="text1"/>
          <w:kern w:val="20"/>
        </w:rPr>
        <w:t>grappe</w:t>
      </w:r>
      <w:r w:rsidR="00592E8C" w:rsidRPr="00E71265">
        <w:rPr>
          <w:color w:val="000000" w:themeColor="text1"/>
          <w:kern w:val="20"/>
        </w:rPr>
        <w:t>s</w:t>
      </w:r>
      <w:r w:rsidRPr="00E71265">
        <w:rPr>
          <w:color w:val="000000" w:themeColor="text1"/>
          <w:kern w:val="20"/>
        </w:rPr>
        <w:t xml:space="preserve"> </w:t>
      </w:r>
      <w:r w:rsidR="00A67D65" w:rsidRPr="00E71265">
        <w:rPr>
          <w:color w:val="000000" w:themeColor="text1"/>
          <w:kern w:val="20"/>
        </w:rPr>
        <w:t>sera</w:t>
      </w:r>
      <w:r w:rsidR="00345CE7" w:rsidRPr="00E71265">
        <w:rPr>
          <w:color w:val="000000" w:themeColor="text1"/>
          <w:kern w:val="20"/>
        </w:rPr>
        <w:t xml:space="preserve"> </w:t>
      </w:r>
      <w:r w:rsidRPr="00E71265">
        <w:rPr>
          <w:color w:val="000000" w:themeColor="text1"/>
          <w:kern w:val="20"/>
        </w:rPr>
        <w:t>ensuite</w:t>
      </w:r>
      <w:r w:rsidR="00D71D0C" w:rsidRPr="00E71265">
        <w:rPr>
          <w:color w:val="000000" w:themeColor="text1"/>
          <w:kern w:val="20"/>
        </w:rPr>
        <w:t xml:space="preserve"> </w:t>
      </w:r>
      <w:r w:rsidR="00A67D65" w:rsidRPr="00E71265">
        <w:rPr>
          <w:color w:val="000000" w:themeColor="text1"/>
          <w:kern w:val="20"/>
        </w:rPr>
        <w:t>tiré</w:t>
      </w:r>
      <w:r w:rsidR="00D71D0C" w:rsidRPr="00E71265">
        <w:rPr>
          <w:color w:val="000000" w:themeColor="text1"/>
          <w:kern w:val="20"/>
        </w:rPr>
        <w:t xml:space="preserve"> </w:t>
      </w:r>
      <w:del w:id="155" w:author="Angèle Dilu Ahuka" w:date="2019-06-17T13:16:00Z">
        <w:r w:rsidR="00D71D0C" w:rsidRPr="00E71265" w:rsidDel="00C1729E">
          <w:rPr>
            <w:color w:val="000000" w:themeColor="text1"/>
            <w:kern w:val="20"/>
          </w:rPr>
          <w:delText xml:space="preserve">dans </w:delText>
        </w:r>
        <w:r w:rsidRPr="00E71265" w:rsidDel="00C1729E">
          <w:rPr>
            <w:color w:val="000000" w:themeColor="text1"/>
            <w:kern w:val="20"/>
          </w:rPr>
          <w:delText>les deux</w:delText>
        </w:r>
      </w:del>
      <w:ins w:id="156" w:author="Angèle Dilu Ahuka" w:date="2019-06-17T13:16:00Z">
        <w:r w:rsidR="00C1729E" w:rsidRPr="0012400F">
          <w:rPr>
            <w:color w:val="000000" w:themeColor="text1"/>
            <w:kern w:val="20"/>
            <w:rPrChange w:id="157" w:author="Angèle Dilu Keti" w:date="2020-10-18T20:57:00Z">
              <w:rPr>
                <w:color w:val="000000" w:themeColor="text1"/>
                <w:kern w:val="20"/>
                <w:highlight w:val="yellow"/>
              </w:rPr>
            </w:rPrChange>
          </w:rPr>
          <w:t>par</w:t>
        </w:r>
      </w:ins>
      <w:r w:rsidR="00D71D0C" w:rsidRPr="00E71265">
        <w:rPr>
          <w:color w:val="000000" w:themeColor="text1"/>
          <w:kern w:val="20"/>
        </w:rPr>
        <w:t xml:space="preserve"> </w:t>
      </w:r>
      <w:r w:rsidRPr="00E71265">
        <w:rPr>
          <w:color w:val="000000" w:themeColor="text1"/>
          <w:kern w:val="20"/>
        </w:rPr>
        <w:t>zone</w:t>
      </w:r>
      <w:del w:id="158" w:author="Angèle Dilu Ahuka" w:date="2019-06-17T13:16:00Z">
        <w:r w:rsidRPr="00E71265" w:rsidDel="00C1729E">
          <w:rPr>
            <w:color w:val="000000" w:themeColor="text1"/>
            <w:kern w:val="20"/>
          </w:rPr>
          <w:delText>s</w:delText>
        </w:r>
      </w:del>
      <w:r w:rsidRPr="00E71265">
        <w:rPr>
          <w:color w:val="000000" w:themeColor="text1"/>
          <w:kern w:val="20"/>
        </w:rPr>
        <w:t xml:space="preserve"> de santé</w:t>
      </w:r>
      <w:r w:rsidR="00395ADE" w:rsidRPr="00E71265">
        <w:rPr>
          <w:color w:val="000000" w:themeColor="text1"/>
          <w:kern w:val="20"/>
        </w:rPr>
        <w:t>,</w:t>
      </w:r>
      <w:ins w:id="159" w:author="Angèle Dilu Keti" w:date="2020-10-18T20:56:00Z">
        <w:r w:rsidR="0012400F" w:rsidRPr="0012400F">
          <w:rPr>
            <w:color w:val="000000" w:themeColor="text1"/>
            <w:kern w:val="20"/>
            <w:rPrChange w:id="160" w:author="Angèle Dilu Keti" w:date="2020-10-18T20:57:00Z">
              <w:rPr>
                <w:color w:val="000000" w:themeColor="text1"/>
                <w:kern w:val="20"/>
                <w:highlight w:val="yellow"/>
              </w:rPr>
            </w:rPrChange>
          </w:rPr>
          <w:t xml:space="preserve"> réparti </w:t>
        </w:r>
      </w:ins>
      <w:ins w:id="161" w:author="Angèle Dilu Keti" w:date="2020-10-18T20:57:00Z">
        <w:r w:rsidR="0012400F" w:rsidRPr="0012400F">
          <w:rPr>
            <w:color w:val="000000" w:themeColor="text1"/>
            <w:kern w:val="20"/>
            <w:rPrChange w:id="162" w:author="Angèle Dilu Keti" w:date="2020-10-18T20:57:00Z">
              <w:rPr>
                <w:color w:val="000000" w:themeColor="text1"/>
                <w:kern w:val="20"/>
                <w:highlight w:val="yellow"/>
              </w:rPr>
            </w:rPrChange>
          </w:rPr>
          <w:t>en</w:t>
        </w:r>
      </w:ins>
      <w:ins w:id="163" w:author="Angèle Dilu Keti" w:date="2020-10-18T20:56:00Z">
        <w:r w:rsidR="0012400F" w:rsidRPr="0012400F">
          <w:rPr>
            <w:color w:val="000000" w:themeColor="text1"/>
            <w:kern w:val="20"/>
            <w:rPrChange w:id="164" w:author="Angèle Dilu Keti" w:date="2020-10-18T20:57:00Z">
              <w:rPr>
                <w:color w:val="000000" w:themeColor="text1"/>
                <w:kern w:val="20"/>
                <w:highlight w:val="yellow"/>
              </w:rPr>
            </w:rPrChange>
          </w:rPr>
          <w:t xml:space="preserve"> milieu urbain et rural, </w:t>
        </w:r>
      </w:ins>
      <w:del w:id="165" w:author="Angèle Dilu Keti" w:date="2020-10-18T20:57:00Z">
        <w:r w:rsidR="00395ADE" w:rsidRPr="00E71265" w:rsidDel="0012400F">
          <w:rPr>
            <w:color w:val="000000" w:themeColor="text1"/>
            <w:kern w:val="20"/>
          </w:rPr>
          <w:delText xml:space="preserve"> </w:delText>
        </w:r>
      </w:del>
      <w:r w:rsidR="00395ADE" w:rsidRPr="00E71265">
        <w:rPr>
          <w:color w:val="000000" w:themeColor="text1"/>
          <w:kern w:val="20"/>
        </w:rPr>
        <w:t xml:space="preserve">avec </w:t>
      </w:r>
      <w:r w:rsidR="00D37B97" w:rsidRPr="00E71265">
        <w:rPr>
          <w:color w:val="000000" w:themeColor="text1"/>
          <w:kern w:val="20"/>
        </w:rPr>
        <w:t>au moins</w:t>
      </w:r>
      <w:r w:rsidR="00D71D0C" w:rsidRPr="00E71265">
        <w:rPr>
          <w:color w:val="000000" w:themeColor="text1"/>
          <w:kern w:val="20"/>
        </w:rPr>
        <w:t xml:space="preserve"> 10</w:t>
      </w:r>
      <w:r w:rsidR="00395ADE" w:rsidRPr="00E71265">
        <w:rPr>
          <w:color w:val="000000" w:themeColor="text1"/>
          <w:kern w:val="20"/>
        </w:rPr>
        <w:t xml:space="preserve"> enfants à </w:t>
      </w:r>
      <w:r w:rsidR="00345CE7" w:rsidRPr="00E71265">
        <w:rPr>
          <w:color w:val="000000" w:themeColor="text1"/>
          <w:kern w:val="20"/>
        </w:rPr>
        <w:t>enquêt</w:t>
      </w:r>
      <w:r w:rsidR="00395ADE" w:rsidRPr="00E71265">
        <w:rPr>
          <w:color w:val="000000" w:themeColor="text1"/>
          <w:kern w:val="20"/>
        </w:rPr>
        <w:t>er</w:t>
      </w:r>
      <w:r w:rsidR="00D71D0C" w:rsidRPr="00E71265">
        <w:rPr>
          <w:color w:val="000000" w:themeColor="text1"/>
          <w:kern w:val="20"/>
        </w:rPr>
        <w:t xml:space="preserve"> dans chaque </w:t>
      </w:r>
      <w:r w:rsidR="00345CE7" w:rsidRPr="00E71265">
        <w:rPr>
          <w:color w:val="000000" w:themeColor="text1"/>
          <w:kern w:val="20"/>
        </w:rPr>
        <w:t>grappe</w:t>
      </w:r>
      <w:r w:rsidR="00D71D0C" w:rsidRPr="00E71265">
        <w:rPr>
          <w:color w:val="000000" w:themeColor="text1"/>
          <w:kern w:val="20"/>
        </w:rPr>
        <w:t>.</w:t>
      </w:r>
    </w:p>
    <w:p w14:paraId="5B38DAA6" w14:textId="465E8843" w:rsidR="00D71D0C" w:rsidRPr="00F42E52" w:rsidRDefault="00D71D0C" w:rsidP="00305419">
      <w:pPr>
        <w:tabs>
          <w:tab w:val="left" w:pos="9498"/>
        </w:tabs>
        <w:spacing w:before="120" w:line="276" w:lineRule="auto"/>
        <w:ind w:right="39"/>
        <w:jc w:val="both"/>
        <w:rPr>
          <w:color w:val="000000" w:themeColor="text1"/>
          <w:kern w:val="20"/>
        </w:rPr>
      </w:pPr>
      <w:r w:rsidRPr="00F42E52">
        <w:rPr>
          <w:color w:val="000000" w:themeColor="text1"/>
          <w:kern w:val="20"/>
        </w:rPr>
        <w:t>Le questionnaire sera administré</w:t>
      </w:r>
      <w:r w:rsidR="00395ADE" w:rsidRPr="00F42E52">
        <w:rPr>
          <w:color w:val="000000" w:themeColor="text1"/>
          <w:kern w:val="20"/>
        </w:rPr>
        <w:t xml:space="preserve"> </w:t>
      </w:r>
      <w:r w:rsidRPr="00F42E52">
        <w:rPr>
          <w:color w:val="000000" w:themeColor="text1"/>
          <w:kern w:val="20"/>
        </w:rPr>
        <w:t>à</w:t>
      </w:r>
      <w:r w:rsidR="00054AC7" w:rsidRPr="00F42E52">
        <w:rPr>
          <w:color w:val="000000" w:themeColor="text1"/>
          <w:kern w:val="20"/>
        </w:rPr>
        <w:t xml:space="preserve"> la mère ou à toute personne qui prend soin de l’enfant dans les</w:t>
      </w:r>
      <w:r w:rsidRPr="00F42E52">
        <w:rPr>
          <w:color w:val="000000" w:themeColor="text1"/>
          <w:kern w:val="20"/>
        </w:rPr>
        <w:t xml:space="preserve"> ménages </w:t>
      </w:r>
      <w:del w:id="166" w:author="Angèle Dilu Keti" w:date="2020-10-18T20:58:00Z">
        <w:r w:rsidRPr="00F42E52" w:rsidDel="0012400F">
          <w:rPr>
            <w:color w:val="000000" w:themeColor="text1"/>
            <w:kern w:val="20"/>
          </w:rPr>
          <w:delText xml:space="preserve">échantillonnés </w:delText>
        </w:r>
      </w:del>
      <w:ins w:id="167" w:author="Angèle Dilu Keti" w:date="2020-10-18T20:58:00Z">
        <w:r w:rsidR="0012400F">
          <w:rPr>
            <w:color w:val="000000" w:themeColor="text1"/>
            <w:kern w:val="20"/>
          </w:rPr>
          <w:t>sélectionnés après une phase de dénombrement de la grappe,</w:t>
        </w:r>
        <w:r w:rsidR="0012400F" w:rsidRPr="00F42E52">
          <w:rPr>
            <w:color w:val="000000" w:themeColor="text1"/>
            <w:kern w:val="20"/>
          </w:rPr>
          <w:t xml:space="preserve"> </w:t>
        </w:r>
      </w:ins>
      <w:r w:rsidRPr="00F42E52">
        <w:rPr>
          <w:color w:val="000000" w:themeColor="text1"/>
          <w:kern w:val="20"/>
        </w:rPr>
        <w:t>en respectant les filtres prévus</w:t>
      </w:r>
      <w:r w:rsidR="00A67D65">
        <w:rPr>
          <w:color w:val="000000" w:themeColor="text1"/>
          <w:kern w:val="20"/>
        </w:rPr>
        <w:t xml:space="preserve">, et en faisant </w:t>
      </w:r>
      <w:r w:rsidR="00395ADE" w:rsidRPr="00F42E52">
        <w:rPr>
          <w:color w:val="000000" w:themeColor="text1"/>
          <w:kern w:val="20"/>
        </w:rPr>
        <w:t>des vérifications au besoin sur les documents de vaccination de l’enfant</w:t>
      </w:r>
      <w:r w:rsidRPr="00F42E52">
        <w:rPr>
          <w:color w:val="000000" w:themeColor="text1"/>
          <w:kern w:val="20"/>
        </w:rPr>
        <w:t>.</w:t>
      </w:r>
    </w:p>
    <w:p w14:paraId="2F28F210" w14:textId="4DA00999" w:rsidR="00D71D0C" w:rsidRPr="00F42E52" w:rsidRDefault="00A67D65" w:rsidP="00305419">
      <w:pPr>
        <w:tabs>
          <w:tab w:val="left" w:pos="9498"/>
        </w:tabs>
        <w:spacing w:before="120" w:line="276" w:lineRule="auto"/>
        <w:ind w:right="39"/>
        <w:jc w:val="both"/>
        <w:rPr>
          <w:color w:val="000000" w:themeColor="text1"/>
          <w:kern w:val="20"/>
        </w:rPr>
      </w:pPr>
      <w:r>
        <w:rPr>
          <w:color w:val="000000" w:themeColor="text1"/>
          <w:kern w:val="20"/>
        </w:rPr>
        <w:t>Chaque</w:t>
      </w:r>
      <w:r w:rsidR="00D71D0C" w:rsidRPr="00F42E52">
        <w:rPr>
          <w:color w:val="000000" w:themeColor="text1"/>
          <w:kern w:val="20"/>
        </w:rPr>
        <w:t xml:space="preserve"> équipe </w:t>
      </w:r>
      <w:r>
        <w:rPr>
          <w:color w:val="000000" w:themeColor="text1"/>
          <w:kern w:val="20"/>
        </w:rPr>
        <w:t>de collecte, composée</w:t>
      </w:r>
      <w:r w:rsidR="00D71D0C" w:rsidRPr="00F42E52">
        <w:rPr>
          <w:color w:val="000000" w:themeColor="text1"/>
          <w:kern w:val="20"/>
        </w:rPr>
        <w:t xml:space="preserve"> deux enquêteurs</w:t>
      </w:r>
      <w:ins w:id="168" w:author="Angèle Dilu Keti" w:date="2020-10-18T20:58:00Z">
        <w:r w:rsidR="0012400F">
          <w:rPr>
            <w:color w:val="000000" w:themeColor="text1"/>
            <w:kern w:val="20"/>
          </w:rPr>
          <w:t xml:space="preserve"> et d’un superviseur</w:t>
        </w:r>
      </w:ins>
      <w:r>
        <w:rPr>
          <w:color w:val="000000" w:themeColor="text1"/>
          <w:kern w:val="20"/>
        </w:rPr>
        <w:t>,</w:t>
      </w:r>
      <w:r w:rsidR="00D71D0C" w:rsidRPr="00F42E52">
        <w:rPr>
          <w:color w:val="000000" w:themeColor="text1"/>
          <w:kern w:val="20"/>
        </w:rPr>
        <w:t xml:space="preserve"> </w:t>
      </w:r>
      <w:r w:rsidRPr="00E71265">
        <w:rPr>
          <w:color w:val="000000" w:themeColor="text1"/>
          <w:kern w:val="20"/>
        </w:rPr>
        <w:t xml:space="preserve">va parcourir </w:t>
      </w:r>
      <w:del w:id="169" w:author="Angèle Dilu Keti" w:date="2020-10-18T20:58:00Z">
        <w:r w:rsidR="00F361F9" w:rsidRPr="00E71265" w:rsidDel="0012400F">
          <w:rPr>
            <w:color w:val="000000" w:themeColor="text1"/>
            <w:kern w:val="20"/>
          </w:rPr>
          <w:delText>20 à 2</w:delText>
        </w:r>
        <w:r w:rsidR="00395ADE" w:rsidRPr="00E71265" w:rsidDel="0012400F">
          <w:rPr>
            <w:color w:val="000000" w:themeColor="text1"/>
            <w:kern w:val="20"/>
          </w:rPr>
          <w:delText>1</w:delText>
        </w:r>
      </w:del>
      <w:ins w:id="170" w:author="Angèle Dilu Keti" w:date="2020-10-18T20:58:00Z">
        <w:r w:rsidR="0012400F" w:rsidRPr="00B35A27">
          <w:rPr>
            <w:color w:val="000000" w:themeColor="text1"/>
            <w:kern w:val="20"/>
            <w:rPrChange w:id="171" w:author="Angèle Dilu Keti" w:date="2020-10-18T20:59:00Z">
              <w:rPr>
                <w:color w:val="000000" w:themeColor="text1"/>
                <w:kern w:val="20"/>
                <w:highlight w:val="yellow"/>
              </w:rPr>
            </w:rPrChange>
          </w:rPr>
          <w:t>28</w:t>
        </w:r>
      </w:ins>
      <w:r w:rsidR="00D71D0C" w:rsidRPr="00E71265">
        <w:rPr>
          <w:color w:val="000000" w:themeColor="text1"/>
          <w:kern w:val="20"/>
        </w:rPr>
        <w:t xml:space="preserve"> grappes </w:t>
      </w:r>
      <w:r w:rsidRPr="00E71265">
        <w:rPr>
          <w:color w:val="000000" w:themeColor="text1"/>
          <w:kern w:val="20"/>
        </w:rPr>
        <w:t xml:space="preserve">en </w:t>
      </w:r>
      <w:ins w:id="172" w:author="Angèle Dilu Ahuka" w:date="2019-06-17T13:16:00Z">
        <w:r w:rsidR="00C1729E" w:rsidRPr="00B35A27">
          <w:rPr>
            <w:color w:val="000000" w:themeColor="text1"/>
            <w:kern w:val="20"/>
            <w:rPrChange w:id="173" w:author="Angèle Dilu Keti" w:date="2020-10-18T20:59:00Z">
              <w:rPr>
                <w:color w:val="000000" w:themeColor="text1"/>
                <w:kern w:val="20"/>
                <w:highlight w:val="yellow"/>
              </w:rPr>
            </w:rPrChange>
          </w:rPr>
          <w:t>8</w:t>
        </w:r>
      </w:ins>
      <w:del w:id="174" w:author="Angèle Dilu Ahuka" w:date="2019-06-17T13:16:00Z">
        <w:r w:rsidRPr="00E71265" w:rsidDel="00C1729E">
          <w:rPr>
            <w:color w:val="000000" w:themeColor="text1"/>
            <w:kern w:val="20"/>
          </w:rPr>
          <w:delText>10</w:delText>
        </w:r>
      </w:del>
      <w:r w:rsidRPr="00E71265">
        <w:rPr>
          <w:color w:val="000000" w:themeColor="text1"/>
          <w:kern w:val="20"/>
        </w:rPr>
        <w:t xml:space="preserve"> jours</w:t>
      </w:r>
      <w:r w:rsidRPr="00F42E52">
        <w:rPr>
          <w:color w:val="000000" w:themeColor="text1"/>
          <w:kern w:val="20"/>
        </w:rPr>
        <w:t xml:space="preserve"> dans </w:t>
      </w:r>
      <w:del w:id="175" w:author="Angèle Dilu Keti" w:date="2020-10-18T20:59:00Z">
        <w:r w:rsidRPr="00F42E52" w:rsidDel="0012400F">
          <w:rPr>
            <w:color w:val="000000" w:themeColor="text1"/>
            <w:kern w:val="20"/>
          </w:rPr>
          <w:delText xml:space="preserve">une </w:delText>
        </w:r>
        <w:r w:rsidRPr="00F42E52" w:rsidDel="0012400F">
          <w:rPr>
            <w:color w:val="FF0000"/>
            <w:kern w:val="20"/>
          </w:rPr>
          <w:delText>antenne</w:delText>
        </w:r>
      </w:del>
      <w:ins w:id="176" w:author="Angèle Dilu Keti" w:date="2020-10-18T20:59:00Z">
        <w:r w:rsidR="0012400F">
          <w:rPr>
            <w:color w:val="000000" w:themeColor="text1"/>
            <w:kern w:val="20"/>
          </w:rPr>
          <w:t>les 2 zones de Santé</w:t>
        </w:r>
      </w:ins>
      <w:r w:rsidRPr="00F42E52">
        <w:rPr>
          <w:color w:val="000000" w:themeColor="text1"/>
          <w:kern w:val="20"/>
        </w:rPr>
        <w:t xml:space="preserve"> </w:t>
      </w:r>
      <w:r>
        <w:rPr>
          <w:color w:val="000000" w:themeColor="text1"/>
          <w:kern w:val="20"/>
        </w:rPr>
        <w:t>qu’</w:t>
      </w:r>
      <w:r w:rsidR="00A00AA3">
        <w:rPr>
          <w:color w:val="000000" w:themeColor="text1"/>
          <w:kern w:val="20"/>
        </w:rPr>
        <w:t>elle e</w:t>
      </w:r>
      <w:r w:rsidR="00345CE7" w:rsidRPr="00F42E52">
        <w:rPr>
          <w:color w:val="000000" w:themeColor="text1"/>
          <w:kern w:val="20"/>
        </w:rPr>
        <w:t>st sensé</w:t>
      </w:r>
      <w:r w:rsidR="00A00AA3">
        <w:rPr>
          <w:color w:val="000000" w:themeColor="text1"/>
          <w:kern w:val="20"/>
        </w:rPr>
        <w:t>e</w:t>
      </w:r>
      <w:r w:rsidR="00345CE7" w:rsidRPr="00F42E52">
        <w:rPr>
          <w:color w:val="000000" w:themeColor="text1"/>
          <w:kern w:val="20"/>
        </w:rPr>
        <w:t xml:space="preserve"> connaître</w:t>
      </w:r>
      <w:r w:rsidR="00D71D0C" w:rsidRPr="00F42E52">
        <w:rPr>
          <w:color w:val="000000" w:themeColor="text1"/>
          <w:kern w:val="20"/>
        </w:rPr>
        <w:t xml:space="preserve">. </w:t>
      </w:r>
      <w:r w:rsidR="00395ADE" w:rsidRPr="00F42E52">
        <w:rPr>
          <w:color w:val="000000" w:themeColor="text1"/>
          <w:kern w:val="20"/>
        </w:rPr>
        <w:t>D</w:t>
      </w:r>
      <w:r w:rsidR="00D71D0C" w:rsidRPr="00F42E52">
        <w:rPr>
          <w:color w:val="000000" w:themeColor="text1"/>
          <w:kern w:val="20"/>
        </w:rPr>
        <w:t xml:space="preserve">es </w:t>
      </w:r>
      <w:r w:rsidR="00F361F9" w:rsidRPr="00F42E52">
        <w:rPr>
          <w:color w:val="000000" w:themeColor="text1"/>
          <w:kern w:val="20"/>
        </w:rPr>
        <w:t>points focaux</w:t>
      </w:r>
      <w:r w:rsidR="00395ADE" w:rsidRPr="00F42E52">
        <w:rPr>
          <w:color w:val="000000" w:themeColor="text1"/>
          <w:kern w:val="20"/>
        </w:rPr>
        <w:t xml:space="preserve"> seront déployés dans chaque province</w:t>
      </w:r>
      <w:r w:rsidR="00D71D0C" w:rsidRPr="00F42E52">
        <w:rPr>
          <w:color w:val="000000" w:themeColor="text1"/>
          <w:kern w:val="20"/>
        </w:rPr>
        <w:t xml:space="preserve"> pour suivre les enquêteurs tout </w:t>
      </w:r>
      <w:r w:rsidR="00395ADE" w:rsidRPr="00F42E52">
        <w:rPr>
          <w:color w:val="000000" w:themeColor="text1"/>
          <w:kern w:val="20"/>
        </w:rPr>
        <w:t>au long de la collecte</w:t>
      </w:r>
      <w:r w:rsidR="00D71D0C" w:rsidRPr="00F42E52">
        <w:rPr>
          <w:color w:val="000000" w:themeColor="text1"/>
          <w:kern w:val="20"/>
        </w:rPr>
        <w:t>.</w:t>
      </w:r>
      <w:r w:rsidR="00395ADE" w:rsidRPr="00F42E52">
        <w:rPr>
          <w:color w:val="000000" w:themeColor="text1"/>
          <w:kern w:val="20"/>
        </w:rPr>
        <w:t xml:space="preserve"> L’équipe de gestionnaires de données et des contrôleurs des données sera également mobilisée pour suivre au fur et à mesure la qualité des données transmises et contribuer à leur affinement.</w:t>
      </w:r>
    </w:p>
    <w:p w14:paraId="50DB2EE5" w14:textId="77777777" w:rsidR="00701DA8" w:rsidRPr="00F42E52" w:rsidRDefault="00701DA8" w:rsidP="00305419">
      <w:pPr>
        <w:tabs>
          <w:tab w:val="left" w:pos="9498"/>
        </w:tabs>
        <w:spacing w:before="120" w:line="276" w:lineRule="auto"/>
        <w:ind w:right="39"/>
        <w:jc w:val="both"/>
        <w:rPr>
          <w:color w:val="000000" w:themeColor="text1"/>
          <w:kern w:val="20"/>
        </w:rPr>
      </w:pPr>
    </w:p>
    <w:p w14:paraId="03A2F44A" w14:textId="52AAEE05" w:rsidR="00D71D0C" w:rsidRPr="00F42E52" w:rsidRDefault="00D71D0C">
      <w:pPr>
        <w:pStyle w:val="Titre1"/>
        <w:pPrChange w:id="177" w:author="Angèle Dilu Keti" w:date="2020-10-18T21:02:00Z">
          <w:pPr>
            <w:tabs>
              <w:tab w:val="left" w:pos="9498"/>
            </w:tabs>
            <w:spacing w:before="120" w:line="276" w:lineRule="auto"/>
            <w:ind w:right="39"/>
            <w:jc w:val="both"/>
          </w:pPr>
        </w:pPrChange>
      </w:pPr>
      <w:del w:id="178" w:author="Angèle Dilu Keti" w:date="2020-10-18T21:02:00Z">
        <w:r w:rsidRPr="00F42E52" w:rsidDel="00096CF8">
          <w:delText>(</w:delText>
        </w:r>
      </w:del>
      <w:bookmarkStart w:id="179" w:name="_Toc54246659"/>
      <w:r w:rsidR="00096CF8" w:rsidRPr="00F42E52">
        <w:t xml:space="preserve">Instructions </w:t>
      </w:r>
      <w:del w:id="180" w:author="Angèle Dilu Keti" w:date="2020-10-18T21:02:00Z">
        <w:r w:rsidR="00096CF8" w:rsidRPr="00F42E52" w:rsidDel="00096CF8">
          <w:delText>generales</w:delText>
        </w:r>
      </w:del>
      <w:ins w:id="181" w:author="Angèle Dilu Keti" w:date="2020-10-18T21:02:00Z">
        <w:r w:rsidR="00096CF8" w:rsidRPr="00F42E52">
          <w:t>générales</w:t>
        </w:r>
      </w:ins>
      <w:bookmarkEnd w:id="179"/>
      <w:del w:id="182" w:author="Angèle Dilu Keti" w:date="2020-10-18T21:02:00Z">
        <w:r w:rsidRPr="00F42E52" w:rsidDel="00096CF8">
          <w:delText>)</w:delText>
        </w:r>
      </w:del>
    </w:p>
    <w:p w14:paraId="1D828058" w14:textId="645FC5B9" w:rsidR="00D71D0C" w:rsidRPr="00F42E52" w:rsidRDefault="00132DC7" w:rsidP="00305419">
      <w:pPr>
        <w:tabs>
          <w:tab w:val="left" w:pos="9498"/>
        </w:tabs>
        <w:spacing w:before="120" w:line="276" w:lineRule="auto"/>
        <w:ind w:right="39"/>
        <w:jc w:val="both"/>
        <w:rPr>
          <w:color w:val="000000" w:themeColor="text1"/>
          <w:kern w:val="20"/>
        </w:rPr>
      </w:pPr>
      <w:ins w:id="183" w:author="Angèle Dilu Ahuka" w:date="2019-06-18T20:34:00Z">
        <w:r>
          <w:rPr>
            <w:color w:val="000000" w:themeColor="text1"/>
            <w:kern w:val="20"/>
          </w:rPr>
          <w:t xml:space="preserve"> </w:t>
        </w:r>
      </w:ins>
      <w:r w:rsidR="00D71D0C" w:rsidRPr="00F42E52">
        <w:rPr>
          <w:color w:val="000000" w:themeColor="text1"/>
          <w:kern w:val="20"/>
        </w:rPr>
        <w:t xml:space="preserve">Les questionnaires sont des formulaires qui doivent être administrés dans chaque ménage échantillonné. Il comporte des sections, subdivisées elles-mêmes </w:t>
      </w:r>
      <w:r w:rsidR="00576BAC" w:rsidRPr="00F42E52">
        <w:rPr>
          <w:color w:val="000000" w:themeColor="text1"/>
          <w:kern w:val="20"/>
        </w:rPr>
        <w:t xml:space="preserve">en </w:t>
      </w:r>
      <w:r w:rsidR="00D71D0C" w:rsidRPr="00F42E52">
        <w:rPr>
          <w:color w:val="000000" w:themeColor="text1"/>
          <w:kern w:val="20"/>
        </w:rPr>
        <w:t>d</w:t>
      </w:r>
      <w:r w:rsidR="003F3392" w:rsidRPr="00F42E52">
        <w:rPr>
          <w:color w:val="000000" w:themeColor="text1"/>
          <w:kern w:val="20"/>
        </w:rPr>
        <w:t>es</w:t>
      </w:r>
      <w:r w:rsidR="00D71D0C" w:rsidRPr="00F42E52">
        <w:rPr>
          <w:color w:val="000000" w:themeColor="text1"/>
          <w:kern w:val="20"/>
        </w:rPr>
        <w:t xml:space="preserve"> série</w:t>
      </w:r>
      <w:r w:rsidR="003F3392" w:rsidRPr="00F42E52">
        <w:rPr>
          <w:color w:val="000000" w:themeColor="text1"/>
          <w:kern w:val="20"/>
        </w:rPr>
        <w:t>s</w:t>
      </w:r>
      <w:r w:rsidR="00D71D0C" w:rsidRPr="00F42E52">
        <w:rPr>
          <w:color w:val="000000" w:themeColor="text1"/>
          <w:kern w:val="20"/>
        </w:rPr>
        <w:t xml:space="preserve"> de questions à poser dans l’ordre et de manière systématique. Le questionnaire est </w:t>
      </w:r>
      <w:r w:rsidR="00576BAC" w:rsidRPr="00F42E52">
        <w:rPr>
          <w:color w:val="000000" w:themeColor="text1"/>
          <w:kern w:val="20"/>
        </w:rPr>
        <w:t>égal</w:t>
      </w:r>
      <w:r w:rsidR="00D71D0C" w:rsidRPr="00F42E52">
        <w:rPr>
          <w:color w:val="000000" w:themeColor="text1"/>
          <w:kern w:val="20"/>
        </w:rPr>
        <w:t>ement pré codifié</w:t>
      </w:r>
      <w:r w:rsidR="00576BAC" w:rsidRPr="00F42E52">
        <w:rPr>
          <w:color w:val="000000" w:themeColor="text1"/>
          <w:kern w:val="20"/>
        </w:rPr>
        <w:t>. E</w:t>
      </w:r>
      <w:r w:rsidR="00D71D0C" w:rsidRPr="00F42E52">
        <w:rPr>
          <w:color w:val="000000" w:themeColor="text1"/>
          <w:kern w:val="20"/>
        </w:rPr>
        <w:t>n général</w:t>
      </w:r>
      <w:ins w:id="184" w:author="Angèle Dilu Ahuka" w:date="2019-06-17T13:17:00Z">
        <w:r w:rsidR="00C1729E">
          <w:rPr>
            <w:color w:val="000000" w:themeColor="text1"/>
            <w:kern w:val="20"/>
          </w:rPr>
          <w:t>,</w:t>
        </w:r>
      </w:ins>
      <w:r w:rsidR="00D71D0C" w:rsidRPr="00F42E52">
        <w:rPr>
          <w:color w:val="000000" w:themeColor="text1"/>
          <w:kern w:val="20"/>
        </w:rPr>
        <w:t xml:space="preserve"> on attend de l</w:t>
      </w:r>
      <w:r w:rsidR="00D9475F" w:rsidRPr="00F42E52">
        <w:rPr>
          <w:color w:val="000000" w:themeColor="text1"/>
          <w:kern w:val="20"/>
        </w:rPr>
        <w:t>’</w:t>
      </w:r>
      <w:r w:rsidR="00D71D0C" w:rsidRPr="00F42E52">
        <w:rPr>
          <w:color w:val="000000" w:themeColor="text1"/>
          <w:kern w:val="20"/>
        </w:rPr>
        <w:t>agent enquêteur</w:t>
      </w:r>
      <w:r w:rsidR="003F3392" w:rsidRPr="00F42E52">
        <w:rPr>
          <w:color w:val="000000" w:themeColor="text1"/>
          <w:kern w:val="20"/>
        </w:rPr>
        <w:t>,</w:t>
      </w:r>
      <w:r w:rsidR="00576BAC" w:rsidRPr="00F42E52">
        <w:rPr>
          <w:color w:val="000000" w:themeColor="text1"/>
          <w:kern w:val="20"/>
        </w:rPr>
        <w:t xml:space="preserve"> </w:t>
      </w:r>
      <w:r w:rsidR="00D71D0C" w:rsidRPr="00F42E52">
        <w:rPr>
          <w:color w:val="000000" w:themeColor="text1"/>
          <w:kern w:val="20"/>
        </w:rPr>
        <w:t>à la suite des réponses de l</w:t>
      </w:r>
      <w:r w:rsidR="00D9475F" w:rsidRPr="00F42E52">
        <w:rPr>
          <w:color w:val="000000" w:themeColor="text1"/>
          <w:kern w:val="20"/>
        </w:rPr>
        <w:t>’</w:t>
      </w:r>
      <w:r w:rsidR="00D71D0C" w:rsidRPr="00F42E52">
        <w:rPr>
          <w:color w:val="000000" w:themeColor="text1"/>
          <w:kern w:val="20"/>
        </w:rPr>
        <w:t>enquêté(e)</w:t>
      </w:r>
      <w:r w:rsidR="003F3392" w:rsidRPr="00F42E52">
        <w:rPr>
          <w:color w:val="000000" w:themeColor="text1"/>
          <w:kern w:val="20"/>
        </w:rPr>
        <w:t>,</w:t>
      </w:r>
      <w:r w:rsidR="00D71D0C" w:rsidRPr="00F42E52">
        <w:rPr>
          <w:color w:val="000000" w:themeColor="text1"/>
          <w:kern w:val="20"/>
        </w:rPr>
        <w:t xml:space="preserve"> d</w:t>
      </w:r>
      <w:r w:rsidR="00D9475F" w:rsidRPr="00F42E52">
        <w:rPr>
          <w:color w:val="000000" w:themeColor="text1"/>
          <w:kern w:val="20"/>
        </w:rPr>
        <w:t>’</w:t>
      </w:r>
      <w:r w:rsidR="003F3392" w:rsidRPr="00F42E52">
        <w:rPr>
          <w:color w:val="000000" w:themeColor="text1"/>
          <w:kern w:val="20"/>
        </w:rPr>
        <w:t>inscrire un chiffre correspondant à la réponse donnée dans une case.</w:t>
      </w:r>
    </w:p>
    <w:p w14:paraId="3282720F" w14:textId="4A9A1F2C" w:rsidR="00D71D0C" w:rsidRPr="00F42E52" w:rsidRDefault="00D71D0C" w:rsidP="00305419">
      <w:pPr>
        <w:spacing w:before="120" w:line="276" w:lineRule="auto"/>
        <w:ind w:right="39"/>
        <w:jc w:val="both"/>
        <w:rPr>
          <w:rFonts w:eastAsia="Arial Unicode MS"/>
          <w:b/>
          <w:kern w:val="20"/>
        </w:rPr>
      </w:pPr>
      <w:r w:rsidRPr="00F42E52">
        <w:rPr>
          <w:rFonts w:eastAsia="Arial Unicode MS"/>
          <w:b/>
          <w:bCs/>
          <w:kern w:val="20"/>
          <w:u w:val="single"/>
        </w:rPr>
        <w:t>Attention</w:t>
      </w:r>
      <w:r w:rsidRPr="00F42E52">
        <w:rPr>
          <w:rFonts w:eastAsia="Arial Unicode MS"/>
          <w:kern w:val="20"/>
        </w:rPr>
        <w:t xml:space="preserve"> : Tous les questionnaires doivent être remplis par vous-même (enquêteurs), </w:t>
      </w:r>
      <w:r w:rsidR="00576BAC" w:rsidRPr="00F42E52">
        <w:rPr>
          <w:rFonts w:eastAsia="Arial Unicode MS"/>
          <w:b/>
          <w:kern w:val="20"/>
        </w:rPr>
        <w:t>directement sur une</w:t>
      </w:r>
      <w:r w:rsidR="0037557A" w:rsidRPr="00F42E52">
        <w:rPr>
          <w:rFonts w:eastAsia="Arial Unicode MS"/>
          <w:b/>
          <w:kern w:val="20"/>
        </w:rPr>
        <w:t xml:space="preserve"> </w:t>
      </w:r>
      <w:del w:id="185" w:author="Angèle Dilu Keti" w:date="2020-10-18T21:03:00Z">
        <w:r w:rsidR="0037557A" w:rsidRPr="00F42E52" w:rsidDel="00096CF8">
          <w:rPr>
            <w:rFonts w:eastAsia="Arial Unicode MS"/>
            <w:b/>
            <w:kern w:val="20"/>
          </w:rPr>
          <w:delText>tablette</w:delText>
        </w:r>
        <w:r w:rsidRPr="00F42E52" w:rsidDel="00096CF8">
          <w:rPr>
            <w:rFonts w:eastAsia="Arial Unicode MS"/>
            <w:b/>
            <w:kern w:val="20"/>
          </w:rPr>
          <w:delText>!</w:delText>
        </w:r>
      </w:del>
      <w:ins w:id="186" w:author="Angèle Dilu Keti" w:date="2020-10-18T21:03:00Z">
        <w:r w:rsidR="00096CF8" w:rsidRPr="00F42E52">
          <w:rPr>
            <w:rFonts w:eastAsia="Arial Unicode MS"/>
            <w:b/>
            <w:kern w:val="20"/>
          </w:rPr>
          <w:t>tablette !</w:t>
        </w:r>
      </w:ins>
    </w:p>
    <w:p w14:paraId="515E64DE" w14:textId="77777777" w:rsidR="00D71D0C" w:rsidRPr="00F42E52" w:rsidRDefault="00D71D0C" w:rsidP="00305419">
      <w:pPr>
        <w:tabs>
          <w:tab w:val="left" w:pos="9498"/>
        </w:tabs>
        <w:spacing w:before="120" w:line="276" w:lineRule="auto"/>
        <w:ind w:right="39"/>
        <w:jc w:val="both"/>
        <w:rPr>
          <w:color w:val="000000" w:themeColor="text1"/>
          <w:kern w:val="20"/>
        </w:rPr>
      </w:pPr>
      <w:r w:rsidRPr="00F42E52">
        <w:rPr>
          <w:color w:val="000000" w:themeColor="text1"/>
          <w:kern w:val="20"/>
        </w:rPr>
        <w:t xml:space="preserve">Chaque fois que la réponse est </w:t>
      </w:r>
      <w:r w:rsidRPr="00F42E52">
        <w:rPr>
          <w:i/>
          <w:color w:val="000000" w:themeColor="text1"/>
          <w:kern w:val="20"/>
        </w:rPr>
        <w:t>«</w:t>
      </w:r>
      <w:ins w:id="187" w:author="Angèle Dilu Ahuka" w:date="2019-06-17T10:31:00Z">
        <w:r w:rsidR="003266B7" w:rsidRPr="00C1729E">
          <w:rPr>
            <w:b/>
            <w:i/>
            <w:color w:val="000000" w:themeColor="text1"/>
            <w:kern w:val="20"/>
            <w:rPrChange w:id="188" w:author="Angèle Dilu Ahuka" w:date="2019-06-17T13:17:00Z">
              <w:rPr>
                <w:i/>
                <w:color w:val="000000" w:themeColor="text1"/>
                <w:kern w:val="20"/>
              </w:rPr>
            </w:rPrChange>
          </w:rPr>
          <w:t xml:space="preserve"> </w:t>
        </w:r>
      </w:ins>
      <w:r w:rsidRPr="00C1729E">
        <w:rPr>
          <w:b/>
          <w:i/>
          <w:color w:val="000000" w:themeColor="text1"/>
          <w:kern w:val="20"/>
          <w:rPrChange w:id="189" w:author="Angèle Dilu Ahuka" w:date="2019-06-17T13:17:00Z">
            <w:rPr>
              <w:i/>
              <w:color w:val="000000" w:themeColor="text1"/>
              <w:kern w:val="20"/>
            </w:rPr>
          </w:rPrChange>
        </w:rPr>
        <w:t>Autre</w:t>
      </w:r>
      <w:r w:rsidRPr="00F42E52">
        <w:rPr>
          <w:i/>
          <w:color w:val="000000" w:themeColor="text1"/>
          <w:kern w:val="20"/>
        </w:rPr>
        <w:t xml:space="preserve"> »,</w:t>
      </w:r>
      <w:r w:rsidRPr="00F42E52">
        <w:rPr>
          <w:color w:val="000000" w:themeColor="text1"/>
          <w:kern w:val="20"/>
        </w:rPr>
        <w:t xml:space="preserve"> vous devez d</w:t>
      </w:r>
      <w:r w:rsidR="00D9475F" w:rsidRPr="00F42E52">
        <w:rPr>
          <w:color w:val="000000" w:themeColor="text1"/>
          <w:kern w:val="20"/>
        </w:rPr>
        <w:t>’</w:t>
      </w:r>
      <w:r w:rsidRPr="00F42E52">
        <w:rPr>
          <w:color w:val="000000" w:themeColor="text1"/>
          <w:kern w:val="20"/>
        </w:rPr>
        <w:t>abord inscrire le code correspondant, puis noter en toutes lettres la déclaration de l</w:t>
      </w:r>
      <w:r w:rsidR="00D9475F" w:rsidRPr="00F42E52">
        <w:rPr>
          <w:color w:val="000000" w:themeColor="text1"/>
          <w:kern w:val="20"/>
        </w:rPr>
        <w:t>’</w:t>
      </w:r>
      <w:r w:rsidRPr="00F42E52">
        <w:rPr>
          <w:color w:val="000000" w:themeColor="text1"/>
          <w:kern w:val="20"/>
        </w:rPr>
        <w:t>enquêté(e) à l</w:t>
      </w:r>
      <w:r w:rsidR="00D9475F" w:rsidRPr="00F42E52">
        <w:rPr>
          <w:color w:val="000000" w:themeColor="text1"/>
          <w:kern w:val="20"/>
        </w:rPr>
        <w:t>’</w:t>
      </w:r>
      <w:r w:rsidRPr="00F42E52">
        <w:rPr>
          <w:color w:val="000000" w:themeColor="text1"/>
          <w:kern w:val="20"/>
        </w:rPr>
        <w:t>emplacement réservé</w:t>
      </w:r>
      <w:r w:rsidR="0037557A" w:rsidRPr="00F42E52">
        <w:rPr>
          <w:color w:val="000000" w:themeColor="text1"/>
          <w:kern w:val="20"/>
        </w:rPr>
        <w:t xml:space="preserve"> pour les </w:t>
      </w:r>
      <w:r w:rsidR="00D82ECE" w:rsidRPr="00F42E52">
        <w:rPr>
          <w:color w:val="000000" w:themeColor="text1"/>
          <w:kern w:val="20"/>
        </w:rPr>
        <w:t>précisions</w:t>
      </w:r>
      <w:r w:rsidRPr="00F42E52">
        <w:rPr>
          <w:color w:val="000000" w:themeColor="text1"/>
          <w:kern w:val="20"/>
        </w:rPr>
        <w:t>.</w:t>
      </w:r>
    </w:p>
    <w:p w14:paraId="2D507410" w14:textId="77777777" w:rsidR="00D71D0C" w:rsidRPr="00F42E52" w:rsidRDefault="00D71D0C" w:rsidP="00305419">
      <w:pPr>
        <w:tabs>
          <w:tab w:val="left" w:pos="9498"/>
        </w:tabs>
        <w:spacing w:before="120" w:line="276" w:lineRule="auto"/>
        <w:ind w:right="39"/>
        <w:jc w:val="both"/>
        <w:rPr>
          <w:color w:val="000000" w:themeColor="text1"/>
          <w:kern w:val="20"/>
        </w:rPr>
      </w:pPr>
    </w:p>
    <w:p w14:paraId="0281545F" w14:textId="77777777" w:rsidR="00D71D0C" w:rsidRPr="00F42E52" w:rsidRDefault="00D71D0C" w:rsidP="00305419">
      <w:pPr>
        <w:tabs>
          <w:tab w:val="left" w:pos="9498"/>
        </w:tabs>
        <w:spacing w:before="120" w:line="276" w:lineRule="auto"/>
        <w:ind w:right="39"/>
        <w:jc w:val="both"/>
        <w:rPr>
          <w:color w:val="000000" w:themeColor="text1"/>
          <w:kern w:val="20"/>
        </w:rPr>
      </w:pPr>
      <w:r w:rsidRPr="00F42E52">
        <w:rPr>
          <w:b/>
          <w:i/>
          <w:color w:val="000000" w:themeColor="text1"/>
          <w:kern w:val="20"/>
        </w:rPr>
        <w:t xml:space="preserve">Toujours se </w:t>
      </w:r>
      <w:r w:rsidR="00701DA8" w:rsidRPr="00F42E52">
        <w:rPr>
          <w:b/>
          <w:i/>
          <w:color w:val="000000" w:themeColor="text1"/>
          <w:kern w:val="20"/>
        </w:rPr>
        <w:t>référer</w:t>
      </w:r>
      <w:r w:rsidR="00576BAC" w:rsidRPr="00F42E52">
        <w:rPr>
          <w:b/>
          <w:i/>
          <w:color w:val="000000" w:themeColor="text1"/>
          <w:kern w:val="20"/>
        </w:rPr>
        <w:t xml:space="preserve"> </w:t>
      </w:r>
      <w:r w:rsidRPr="00F42E52">
        <w:rPr>
          <w:b/>
          <w:i/>
          <w:color w:val="000000" w:themeColor="text1"/>
          <w:kern w:val="20"/>
        </w:rPr>
        <w:t>à son manuel d</w:t>
      </w:r>
      <w:r w:rsidR="00D9475F" w:rsidRPr="00F42E52">
        <w:rPr>
          <w:b/>
          <w:i/>
          <w:color w:val="000000" w:themeColor="text1"/>
          <w:kern w:val="20"/>
        </w:rPr>
        <w:t>’</w:t>
      </w:r>
      <w:r w:rsidRPr="00F42E52">
        <w:rPr>
          <w:b/>
          <w:i/>
          <w:color w:val="000000" w:themeColor="text1"/>
          <w:kern w:val="20"/>
        </w:rPr>
        <w:t xml:space="preserve">instructions et au </w:t>
      </w:r>
      <w:r w:rsidR="00576BAC" w:rsidRPr="00F42E52">
        <w:rPr>
          <w:b/>
          <w:i/>
          <w:color w:val="000000" w:themeColor="text1"/>
          <w:kern w:val="20"/>
        </w:rPr>
        <w:t>P</w:t>
      </w:r>
      <w:r w:rsidR="00D82ECE" w:rsidRPr="00F42E52">
        <w:rPr>
          <w:b/>
          <w:i/>
          <w:color w:val="000000" w:themeColor="text1"/>
          <w:kern w:val="20"/>
        </w:rPr>
        <w:t>oint foca</w:t>
      </w:r>
      <w:ins w:id="190" w:author="Angèle Dilu Ahuka" w:date="2019-06-17T13:18:00Z">
        <w:r w:rsidR="00C1729E">
          <w:rPr>
            <w:b/>
            <w:i/>
            <w:color w:val="000000" w:themeColor="text1"/>
            <w:kern w:val="20"/>
          </w:rPr>
          <w:t>l</w:t>
        </w:r>
      </w:ins>
      <w:r w:rsidR="00576BAC" w:rsidRPr="00F42E52">
        <w:rPr>
          <w:b/>
          <w:i/>
          <w:color w:val="000000" w:themeColor="text1"/>
          <w:kern w:val="20"/>
        </w:rPr>
        <w:t xml:space="preserve"> (voire le gestionnaire de données</w:t>
      </w:r>
      <w:r w:rsidR="00D82ECE" w:rsidRPr="00F42E52">
        <w:rPr>
          <w:b/>
          <w:i/>
          <w:color w:val="000000" w:themeColor="text1"/>
          <w:kern w:val="20"/>
        </w:rPr>
        <w:t>)</w:t>
      </w:r>
      <w:r w:rsidRPr="00F42E52">
        <w:rPr>
          <w:b/>
          <w:i/>
          <w:color w:val="000000" w:themeColor="text1"/>
          <w:kern w:val="20"/>
        </w:rPr>
        <w:t xml:space="preserve"> pour tout problème technique. </w:t>
      </w:r>
      <w:r w:rsidRPr="00F42E52">
        <w:rPr>
          <w:color w:val="000000" w:themeColor="text1"/>
          <w:kern w:val="20"/>
        </w:rPr>
        <w:t xml:space="preserve">Ce manuel constitue votre </w:t>
      </w:r>
      <w:r w:rsidRPr="00F42E52">
        <w:rPr>
          <w:b/>
          <w:i/>
          <w:color w:val="000000" w:themeColor="text1"/>
          <w:kern w:val="20"/>
          <w:u w:val="single"/>
        </w:rPr>
        <w:t>document principal</w:t>
      </w:r>
      <w:r w:rsidR="00576BAC" w:rsidRPr="00F42E52">
        <w:rPr>
          <w:b/>
          <w:i/>
          <w:color w:val="000000" w:themeColor="text1"/>
          <w:kern w:val="20"/>
          <w:u w:val="single"/>
        </w:rPr>
        <w:t xml:space="preserve"> (un bréviaire !)</w:t>
      </w:r>
      <w:r w:rsidRPr="00F42E52">
        <w:rPr>
          <w:color w:val="000000" w:themeColor="text1"/>
          <w:kern w:val="20"/>
        </w:rPr>
        <w:t xml:space="preserve"> durant toute l</w:t>
      </w:r>
      <w:r w:rsidR="00A9126E" w:rsidRPr="00F42E52">
        <w:rPr>
          <w:color w:val="000000" w:themeColor="text1"/>
          <w:kern w:val="20"/>
        </w:rPr>
        <w:t>’</w:t>
      </w:r>
      <w:r w:rsidRPr="00F42E52">
        <w:rPr>
          <w:color w:val="000000" w:themeColor="text1"/>
          <w:kern w:val="20"/>
        </w:rPr>
        <w:t>enquête et vous devez l</w:t>
      </w:r>
      <w:r w:rsidR="00A9126E" w:rsidRPr="00F42E52">
        <w:rPr>
          <w:color w:val="000000" w:themeColor="text1"/>
          <w:kern w:val="20"/>
        </w:rPr>
        <w:t>’</w:t>
      </w:r>
      <w:r w:rsidRPr="00F42E52">
        <w:rPr>
          <w:color w:val="000000" w:themeColor="text1"/>
          <w:kern w:val="20"/>
        </w:rPr>
        <w:t>avoir systématiquement sur vous pendant la collecte.</w:t>
      </w:r>
    </w:p>
    <w:p w14:paraId="368E69B9" w14:textId="77777777" w:rsidR="00701DA8" w:rsidRPr="00F42E52" w:rsidRDefault="00701DA8" w:rsidP="00305419">
      <w:pPr>
        <w:tabs>
          <w:tab w:val="left" w:pos="9498"/>
        </w:tabs>
        <w:spacing w:before="120" w:line="276" w:lineRule="auto"/>
        <w:ind w:right="39"/>
        <w:jc w:val="both"/>
        <w:rPr>
          <w:rFonts w:eastAsia="Arial Unicode MS"/>
          <w:kern w:val="20"/>
        </w:rPr>
      </w:pPr>
    </w:p>
    <w:p w14:paraId="107AB44E" w14:textId="791095A8" w:rsidR="00D71D0C" w:rsidRPr="00F42E52" w:rsidRDefault="00D71D0C">
      <w:pPr>
        <w:pStyle w:val="Titre2"/>
        <w:shd w:val="clear" w:color="auto" w:fill="D9D9D9" w:themeFill="background1" w:themeFillShade="D9"/>
        <w:ind w:left="284" w:hanging="141"/>
        <w:rPr>
          <w:rFonts w:eastAsia="Arial Unicode MS"/>
        </w:rPr>
        <w:pPrChange w:id="191" w:author="Angèle Dilu Keti" w:date="2020-10-18T21:11:00Z">
          <w:pPr>
            <w:shd w:val="clear" w:color="auto" w:fill="D9D9D9" w:themeFill="background1" w:themeFillShade="D9"/>
            <w:spacing w:before="120" w:line="276" w:lineRule="auto"/>
            <w:jc w:val="both"/>
          </w:pPr>
        </w:pPrChange>
      </w:pPr>
      <w:del w:id="192" w:author="Angèle Dilu Keti" w:date="2020-10-18T21:09:00Z">
        <w:r w:rsidRPr="00F42E52" w:rsidDel="00096CF8">
          <w:rPr>
            <w:rFonts w:eastAsia="Arial Unicode MS"/>
            <w:bCs/>
          </w:rPr>
          <w:lastRenderedPageBreak/>
          <w:delText>Section I</w:delText>
        </w:r>
      </w:del>
      <w:r w:rsidRPr="00F42E52">
        <w:rPr>
          <w:rFonts w:eastAsia="Arial Unicode MS"/>
          <w:bCs/>
        </w:rPr>
        <w:t> </w:t>
      </w:r>
      <w:bookmarkStart w:id="193" w:name="_Toc54246660"/>
      <w:r w:rsidRPr="00F42E52">
        <w:rPr>
          <w:rFonts w:eastAsia="Arial Unicode MS"/>
          <w:bCs/>
        </w:rPr>
        <w:t xml:space="preserve">: </w:t>
      </w:r>
      <w:r w:rsidRPr="00F42E52">
        <w:rPr>
          <w:rFonts w:eastAsia="Arial Unicode MS"/>
        </w:rPr>
        <w:t>Sélection des ménages à enquêter et enrôlement des cibles</w:t>
      </w:r>
      <w:bookmarkEnd w:id="193"/>
    </w:p>
    <w:p w14:paraId="4E63D380" w14:textId="77777777" w:rsidR="00D71D0C" w:rsidRPr="00F42E52" w:rsidRDefault="00D71D0C" w:rsidP="00305419">
      <w:pPr>
        <w:spacing w:before="120" w:line="276" w:lineRule="auto"/>
        <w:ind w:right="39"/>
        <w:jc w:val="both"/>
        <w:rPr>
          <w:rFonts w:eastAsia="Arial Unicode MS"/>
          <w:kern w:val="20"/>
        </w:rPr>
      </w:pPr>
      <w:r w:rsidRPr="00F42E52">
        <w:rPr>
          <w:rFonts w:eastAsia="Arial Unicode MS"/>
          <w:kern w:val="20"/>
        </w:rPr>
        <w:t>Les enquêteurs devront se rendre dans les aires sanitaires auxquelles appartiennent les grappes qui leur sont attribuées. Dans chaque grappe ou localité retenues (village/quartier de ville</w:t>
      </w:r>
      <w:r w:rsidR="00744E51" w:rsidRPr="00F42E52">
        <w:rPr>
          <w:rFonts w:eastAsia="Arial Unicode MS"/>
          <w:kern w:val="20"/>
        </w:rPr>
        <w:t xml:space="preserve"> ou avenue</w:t>
      </w:r>
      <w:r w:rsidRPr="00F42E52">
        <w:rPr>
          <w:rFonts w:eastAsia="Arial Unicode MS"/>
          <w:kern w:val="20"/>
        </w:rPr>
        <w:t>), les enquêteurs doivent i</w:t>
      </w:r>
      <w:r w:rsidR="007C7352" w:rsidRPr="00F42E52">
        <w:rPr>
          <w:rFonts w:eastAsia="Arial Unicode MS"/>
          <w:kern w:val="20"/>
        </w:rPr>
        <w:t xml:space="preserve">nterviewer les </w:t>
      </w:r>
      <w:del w:id="194" w:author="Angèle Dilu Ahuka" w:date="2019-06-17T10:31:00Z">
        <w:r w:rsidR="005873C6" w:rsidRPr="00F42E52" w:rsidDel="003266B7">
          <w:rPr>
            <w:rFonts w:eastAsia="Arial Unicode MS"/>
            <w:kern w:val="20"/>
          </w:rPr>
          <w:delText xml:space="preserve"> </w:delText>
        </w:r>
      </w:del>
      <w:r w:rsidR="005873C6" w:rsidRPr="00F42E52">
        <w:rPr>
          <w:rFonts w:eastAsia="Arial Unicode MS"/>
          <w:kern w:val="20"/>
        </w:rPr>
        <w:t>mères ou personnes qui prennent soin des enfants cibles</w:t>
      </w:r>
      <w:r w:rsidR="00B34AD8" w:rsidRPr="00F42E52">
        <w:rPr>
          <w:rFonts w:eastAsia="Arial Unicode MS"/>
          <w:kern w:val="20"/>
        </w:rPr>
        <w:t xml:space="preserve"> soit ceux dont l’âge était compris entre 6 et 59 mois pendant la campagne de vaccination. Ces enquêtés seront retenus au sein</w:t>
      </w:r>
      <w:r w:rsidR="005873C6" w:rsidRPr="00F42E52">
        <w:rPr>
          <w:rFonts w:eastAsia="Arial Unicode MS"/>
          <w:kern w:val="20"/>
        </w:rPr>
        <w:t xml:space="preserve"> d</w:t>
      </w:r>
      <w:r w:rsidR="00B34AD8" w:rsidRPr="00F42E52">
        <w:rPr>
          <w:rFonts w:eastAsia="Arial Unicode MS"/>
          <w:kern w:val="20"/>
        </w:rPr>
        <w:t>es</w:t>
      </w:r>
      <w:r w:rsidRPr="00F42E52">
        <w:rPr>
          <w:rFonts w:eastAsia="Arial Unicode MS"/>
          <w:kern w:val="20"/>
        </w:rPr>
        <w:t xml:space="preserve"> mé</w:t>
      </w:r>
      <w:r w:rsidR="005873C6" w:rsidRPr="00F42E52">
        <w:rPr>
          <w:rFonts w:eastAsia="Arial Unicode MS"/>
          <w:kern w:val="20"/>
        </w:rPr>
        <w:t xml:space="preserve">nages </w:t>
      </w:r>
      <w:r w:rsidR="007C7352" w:rsidRPr="00F42E52">
        <w:rPr>
          <w:rFonts w:eastAsia="Arial Unicode MS"/>
          <w:kern w:val="20"/>
        </w:rPr>
        <w:t>échantillonnés</w:t>
      </w:r>
      <w:r w:rsidR="00B34AD8" w:rsidRPr="00F42E52">
        <w:rPr>
          <w:rFonts w:eastAsia="Arial Unicode MS"/>
          <w:kern w:val="20"/>
        </w:rPr>
        <w:t xml:space="preserve">, et </w:t>
      </w:r>
      <w:r w:rsidR="007C7352" w:rsidRPr="00F42E52">
        <w:rPr>
          <w:rFonts w:eastAsia="Arial Unicode MS"/>
          <w:kern w:val="20"/>
        </w:rPr>
        <w:t>au moins 10 cibles</w:t>
      </w:r>
      <w:r w:rsidR="00B34AD8" w:rsidRPr="00F42E52">
        <w:rPr>
          <w:rFonts w:eastAsia="Arial Unicode MS"/>
          <w:kern w:val="20"/>
        </w:rPr>
        <w:t xml:space="preserve"> seront enquêtées dans chaque grappe</w:t>
      </w:r>
      <w:r w:rsidR="00A67FC9" w:rsidRPr="00F42E52">
        <w:rPr>
          <w:rFonts w:eastAsia="Arial Unicode MS"/>
          <w:kern w:val="20"/>
        </w:rPr>
        <w:t>.</w:t>
      </w:r>
    </w:p>
    <w:p w14:paraId="66B5B40F" w14:textId="77777777" w:rsidR="00D71D0C" w:rsidRPr="00F42E52" w:rsidRDefault="00D71D0C" w:rsidP="00305419">
      <w:pPr>
        <w:spacing w:before="120" w:line="276" w:lineRule="auto"/>
        <w:ind w:right="39"/>
        <w:jc w:val="both"/>
        <w:rPr>
          <w:rFonts w:eastAsia="Arial Unicode MS"/>
          <w:i/>
          <w:kern w:val="20"/>
        </w:rPr>
      </w:pPr>
      <w:r w:rsidRPr="00F42E52">
        <w:rPr>
          <w:color w:val="000000" w:themeColor="text1"/>
          <w:kern w:val="20"/>
        </w:rPr>
        <w:t xml:space="preserve">NB : </w:t>
      </w:r>
      <w:r w:rsidRPr="00F42E52">
        <w:rPr>
          <w:i/>
          <w:color w:val="000000" w:themeColor="text1"/>
          <w:kern w:val="20"/>
        </w:rPr>
        <w:t>Dans le cadre de l’enquête, un ménage est défini comme une ou plusieurs personnes, avec lien familial ou pas, vivant ensemble dans la même unité d’habitation ou abri, prenant leurs repas ensemble, partageant des règles de vie en collectivité et reconnaissant une même personne (homme ou femme) de plus de 15</w:t>
      </w:r>
      <w:r w:rsidR="00B34AD8" w:rsidRPr="00F42E52">
        <w:rPr>
          <w:i/>
          <w:color w:val="000000" w:themeColor="text1"/>
          <w:kern w:val="20"/>
        </w:rPr>
        <w:t xml:space="preserve"> </w:t>
      </w:r>
      <w:r w:rsidRPr="00F42E52">
        <w:rPr>
          <w:i/>
          <w:color w:val="000000" w:themeColor="text1"/>
          <w:kern w:val="20"/>
        </w:rPr>
        <w:t>ans comme chef du ménage.</w:t>
      </w:r>
    </w:p>
    <w:p w14:paraId="63C98621" w14:textId="77777777" w:rsidR="00D71D0C" w:rsidRPr="00F42E52" w:rsidRDefault="00D71D0C" w:rsidP="00305419">
      <w:pPr>
        <w:spacing w:before="120" w:line="276" w:lineRule="auto"/>
        <w:ind w:right="936"/>
        <w:jc w:val="both"/>
        <w:rPr>
          <w:rFonts w:eastAsia="Arial Unicode MS"/>
          <w:i/>
          <w:kern w:val="20"/>
        </w:rPr>
      </w:pPr>
      <w:r w:rsidRPr="00F42E52">
        <w:rPr>
          <w:rFonts w:eastAsia="Arial Unicode MS"/>
          <w:i/>
          <w:kern w:val="20"/>
        </w:rPr>
        <w:t>Ne pas confondre ménage avec :</w:t>
      </w:r>
    </w:p>
    <w:p w14:paraId="452B824B" w14:textId="77777777" w:rsidR="00D71D0C" w:rsidRPr="00F42E52" w:rsidRDefault="00D71D0C" w:rsidP="00305419">
      <w:pPr>
        <w:pStyle w:val="Paragraphedeliste"/>
        <w:numPr>
          <w:ilvl w:val="0"/>
          <w:numId w:val="17"/>
        </w:numPr>
        <w:spacing w:before="120" w:line="276" w:lineRule="auto"/>
        <w:ind w:right="936"/>
        <w:jc w:val="both"/>
        <w:rPr>
          <w:rFonts w:eastAsia="Arial Unicode MS"/>
          <w:i/>
          <w:kern w:val="20"/>
        </w:rPr>
      </w:pPr>
      <w:r w:rsidRPr="00F42E52">
        <w:rPr>
          <w:rFonts w:eastAsia="Arial Unicode MS"/>
          <w:i/>
          <w:kern w:val="20"/>
        </w:rPr>
        <w:t>Collectivité</w:t>
      </w:r>
    </w:p>
    <w:p w14:paraId="31325D13" w14:textId="77777777" w:rsidR="00D71D0C" w:rsidRPr="00F42E52" w:rsidRDefault="00D71D0C" w:rsidP="00305419">
      <w:pPr>
        <w:pStyle w:val="Paragraphedeliste"/>
        <w:numPr>
          <w:ilvl w:val="0"/>
          <w:numId w:val="17"/>
        </w:numPr>
        <w:spacing w:before="120" w:line="276" w:lineRule="auto"/>
        <w:ind w:right="936"/>
        <w:jc w:val="both"/>
        <w:rPr>
          <w:rFonts w:eastAsia="Arial Unicode MS"/>
          <w:i/>
          <w:kern w:val="20"/>
        </w:rPr>
      </w:pPr>
      <w:r w:rsidRPr="00F42E52">
        <w:rPr>
          <w:rFonts w:eastAsia="Arial Unicode MS"/>
          <w:i/>
          <w:kern w:val="20"/>
        </w:rPr>
        <w:t>Couple </w:t>
      </w:r>
      <w:del w:id="195" w:author="Angèle Dilu Keti" w:date="2020-10-18T21:12:00Z">
        <w:r w:rsidRPr="00F42E52" w:rsidDel="00784A3E">
          <w:rPr>
            <w:rFonts w:eastAsia="Arial Unicode MS"/>
            <w:i/>
            <w:kern w:val="20"/>
          </w:rPr>
          <w:delText>:</w:delText>
        </w:r>
      </w:del>
    </w:p>
    <w:p w14:paraId="742975F8" w14:textId="77777777" w:rsidR="00D71D0C" w:rsidRPr="00F42E52" w:rsidRDefault="00744E51" w:rsidP="00305419">
      <w:pPr>
        <w:pStyle w:val="Paragraphedeliste"/>
        <w:numPr>
          <w:ilvl w:val="0"/>
          <w:numId w:val="17"/>
        </w:numPr>
        <w:spacing w:before="120" w:line="276" w:lineRule="auto"/>
        <w:ind w:right="936"/>
        <w:jc w:val="both"/>
        <w:rPr>
          <w:rFonts w:eastAsia="Arial Unicode MS"/>
          <w:kern w:val="20"/>
        </w:rPr>
      </w:pPr>
      <w:r w:rsidRPr="00F42E52">
        <w:rPr>
          <w:rFonts w:eastAsia="Arial Unicode MS"/>
          <w:i/>
          <w:kern w:val="20"/>
        </w:rPr>
        <w:t>l</w:t>
      </w:r>
      <w:r w:rsidR="00D71D0C" w:rsidRPr="00F42E52">
        <w:rPr>
          <w:rFonts w:eastAsia="Arial Unicode MS"/>
          <w:i/>
          <w:kern w:val="20"/>
        </w:rPr>
        <w:t>a grande famille</w:t>
      </w:r>
    </w:p>
    <w:p w14:paraId="759FA3A7" w14:textId="77777777" w:rsidR="00F25F6D" w:rsidRPr="00F42E52" w:rsidRDefault="00F25F6D" w:rsidP="00305419">
      <w:pPr>
        <w:spacing w:before="120" w:line="276" w:lineRule="auto"/>
        <w:jc w:val="both"/>
        <w:rPr>
          <w:rFonts w:eastAsia="Arial Unicode MS"/>
          <w:b/>
          <w:bCs/>
          <w:kern w:val="20"/>
        </w:rPr>
      </w:pPr>
    </w:p>
    <w:p w14:paraId="0856218D" w14:textId="77777777" w:rsidR="00D71D0C" w:rsidRPr="00F42E52" w:rsidRDefault="00D71D0C" w:rsidP="00305419">
      <w:pPr>
        <w:spacing w:before="120" w:line="276" w:lineRule="auto"/>
        <w:jc w:val="both"/>
        <w:rPr>
          <w:rFonts w:eastAsia="Arial Unicode MS"/>
          <w:b/>
          <w:bCs/>
          <w:kern w:val="20"/>
        </w:rPr>
      </w:pPr>
      <w:r w:rsidRPr="00F42E52">
        <w:rPr>
          <w:rFonts w:eastAsia="Arial Unicode MS"/>
          <w:b/>
          <w:bCs/>
          <w:kern w:val="20"/>
        </w:rPr>
        <w:t>Formalités administratives</w:t>
      </w:r>
    </w:p>
    <w:p w14:paraId="6B51D6A4" w14:textId="1C9B7791" w:rsidR="00D71D0C" w:rsidRPr="00F42E52" w:rsidRDefault="00A67FC9">
      <w:pPr>
        <w:spacing w:before="120" w:line="276" w:lineRule="auto"/>
        <w:ind w:right="39"/>
        <w:jc w:val="both"/>
        <w:rPr>
          <w:rFonts w:eastAsia="Arial Unicode MS"/>
          <w:kern w:val="20"/>
        </w:rPr>
        <w:pPrChange w:id="196" w:author="Angèle Dilu Keti" w:date="2020-10-18T21:12:00Z">
          <w:pPr>
            <w:spacing w:before="120" w:line="276" w:lineRule="auto"/>
            <w:ind w:right="936"/>
            <w:jc w:val="both"/>
          </w:pPr>
        </w:pPrChange>
      </w:pPr>
      <w:r w:rsidRPr="00F42E52">
        <w:rPr>
          <w:rFonts w:eastAsia="Arial Unicode MS"/>
          <w:kern w:val="20"/>
        </w:rPr>
        <w:t>Les points focaux</w:t>
      </w:r>
      <w:r w:rsidR="00D71D0C" w:rsidRPr="00F42E52">
        <w:rPr>
          <w:rFonts w:eastAsia="Arial Unicode MS"/>
          <w:kern w:val="20"/>
        </w:rPr>
        <w:t xml:space="preserve"> et enquêteurs devront rencontrer les autorités administratives de </w:t>
      </w:r>
      <w:del w:id="197" w:author="Angèle Dilu Ahuka" w:date="2019-06-17T13:21:00Z">
        <w:r w:rsidR="00D71D0C" w:rsidRPr="00F42E52" w:rsidDel="00C1729E">
          <w:rPr>
            <w:rFonts w:eastAsia="Arial Unicode MS"/>
            <w:kern w:val="20"/>
          </w:rPr>
          <w:delText>la</w:delText>
        </w:r>
      </w:del>
      <w:r w:rsidR="00D71D0C" w:rsidRPr="00F42E52">
        <w:rPr>
          <w:rFonts w:eastAsia="Arial Unicode MS"/>
          <w:kern w:val="20"/>
        </w:rPr>
        <w:t xml:space="preserve"> </w:t>
      </w:r>
      <w:r w:rsidR="00F25F6D" w:rsidRPr="00F42E52">
        <w:rPr>
          <w:rFonts w:eastAsia="Arial Unicode MS"/>
          <w:kern w:val="20"/>
        </w:rPr>
        <w:t>l’antenne/province</w:t>
      </w:r>
      <w:r w:rsidR="00D71D0C" w:rsidRPr="00F42E52">
        <w:rPr>
          <w:rFonts w:eastAsia="Arial Unicode MS"/>
          <w:kern w:val="20"/>
        </w:rPr>
        <w:t xml:space="preserve"> et de l’aire sanitaire. Dans chaque localité sélectionné</w:t>
      </w:r>
      <w:r w:rsidR="00744E51" w:rsidRPr="00F42E52">
        <w:rPr>
          <w:rFonts w:eastAsia="Arial Unicode MS"/>
          <w:kern w:val="20"/>
        </w:rPr>
        <w:t xml:space="preserve">e, </w:t>
      </w:r>
      <w:r w:rsidR="00F25F6D" w:rsidRPr="00F42E52">
        <w:rPr>
          <w:rFonts w:eastAsia="Arial Unicode MS"/>
          <w:kern w:val="20"/>
        </w:rPr>
        <w:t>les enquêteurs</w:t>
      </w:r>
      <w:r w:rsidR="00744E51" w:rsidRPr="00F42E52">
        <w:rPr>
          <w:rFonts w:eastAsia="Arial Unicode MS"/>
          <w:kern w:val="20"/>
        </w:rPr>
        <w:t xml:space="preserve"> devront s’ad</w:t>
      </w:r>
      <w:r w:rsidR="00D71D0C" w:rsidRPr="00F42E52">
        <w:rPr>
          <w:rFonts w:eastAsia="Arial Unicode MS"/>
          <w:kern w:val="20"/>
        </w:rPr>
        <w:t xml:space="preserve">resser </w:t>
      </w:r>
      <w:r w:rsidR="00F25F6D" w:rsidRPr="00F42E52">
        <w:rPr>
          <w:rFonts w:eastAsia="Arial Unicode MS"/>
          <w:kern w:val="20"/>
        </w:rPr>
        <w:t>d’abord aux</w:t>
      </w:r>
      <w:r w:rsidR="00D71D0C" w:rsidRPr="00F42E52">
        <w:rPr>
          <w:rFonts w:eastAsia="Arial Unicode MS"/>
          <w:kern w:val="20"/>
        </w:rPr>
        <w:t xml:space="preserve"> autorité</w:t>
      </w:r>
      <w:r w:rsidR="00F25F6D" w:rsidRPr="00F42E52">
        <w:rPr>
          <w:rFonts w:eastAsia="Arial Unicode MS"/>
          <w:kern w:val="20"/>
        </w:rPr>
        <w:t>s</w:t>
      </w:r>
      <w:r w:rsidR="00D71D0C" w:rsidRPr="00F42E52">
        <w:rPr>
          <w:rFonts w:eastAsia="Arial Unicode MS"/>
          <w:kern w:val="20"/>
        </w:rPr>
        <w:t xml:space="preserve"> local</w:t>
      </w:r>
      <w:r w:rsidR="00744E51" w:rsidRPr="00F42E52">
        <w:rPr>
          <w:rFonts w:eastAsia="Arial Unicode MS"/>
          <w:kern w:val="20"/>
        </w:rPr>
        <w:t>e</w:t>
      </w:r>
      <w:r w:rsidR="00F25F6D" w:rsidRPr="00F42E52">
        <w:rPr>
          <w:rFonts w:eastAsia="Arial Unicode MS"/>
          <w:kern w:val="20"/>
        </w:rPr>
        <w:t>s</w:t>
      </w:r>
      <w:r w:rsidR="00D71D0C" w:rsidRPr="00F42E52">
        <w:rPr>
          <w:rFonts w:eastAsia="Arial Unicode MS"/>
          <w:kern w:val="20"/>
        </w:rPr>
        <w:t xml:space="preserve"> et </w:t>
      </w:r>
      <w:r w:rsidR="00744E51" w:rsidRPr="00F42E52">
        <w:rPr>
          <w:rFonts w:eastAsia="Arial Unicode MS"/>
          <w:kern w:val="20"/>
        </w:rPr>
        <w:t>solliciter</w:t>
      </w:r>
      <w:r w:rsidR="00D71D0C" w:rsidRPr="00F42E52">
        <w:rPr>
          <w:rFonts w:eastAsia="Arial Unicode MS"/>
          <w:kern w:val="20"/>
        </w:rPr>
        <w:t xml:space="preserve"> le soutien de </w:t>
      </w:r>
      <w:r w:rsidR="00F25F6D" w:rsidRPr="00F42E52">
        <w:rPr>
          <w:rFonts w:eastAsia="Arial Unicode MS"/>
          <w:kern w:val="20"/>
        </w:rPr>
        <w:t>leur</w:t>
      </w:r>
      <w:r w:rsidR="00D71D0C" w:rsidRPr="00F42E52">
        <w:rPr>
          <w:rFonts w:eastAsia="Arial Unicode MS"/>
          <w:kern w:val="20"/>
        </w:rPr>
        <w:t xml:space="preserve"> administration pendant l’enquête, particulièrement à la phase de délimitation de la localité et de découpage en secteur.</w:t>
      </w:r>
      <w:ins w:id="198" w:author="Angèle Dilu Keti" w:date="2020-10-18T21:15:00Z">
        <w:r w:rsidR="00784A3E">
          <w:rPr>
            <w:rFonts w:eastAsia="Arial Unicode MS"/>
            <w:kern w:val="20"/>
          </w:rPr>
          <w:t xml:space="preserve"> La liste des localités à enquêter sera fourni aux points focaux par la coordination nationale de l’enquête.</w:t>
        </w:r>
      </w:ins>
    </w:p>
    <w:p w14:paraId="3DA4492A" w14:textId="2F934B85" w:rsidR="00D71D0C" w:rsidRPr="00F42E52" w:rsidRDefault="00D71D0C" w:rsidP="00305419">
      <w:pPr>
        <w:spacing w:before="120" w:line="276" w:lineRule="auto"/>
        <w:jc w:val="both"/>
        <w:rPr>
          <w:rFonts w:eastAsia="Arial Unicode MS"/>
          <w:kern w:val="20"/>
        </w:rPr>
      </w:pPr>
      <w:r w:rsidRPr="00F42E52">
        <w:rPr>
          <w:rFonts w:eastAsia="Arial Unicode MS"/>
          <w:kern w:val="20"/>
        </w:rPr>
        <w:t xml:space="preserve">Pour mener l’enquête dans une aire de santé, chaque équipe d’enquêteurs </w:t>
      </w:r>
      <w:del w:id="199" w:author="Angèle Dilu Keti" w:date="2020-10-18T21:16:00Z">
        <w:r w:rsidRPr="00F42E52" w:rsidDel="00784A3E">
          <w:rPr>
            <w:rFonts w:eastAsia="Arial Unicode MS"/>
            <w:kern w:val="20"/>
          </w:rPr>
          <w:delText>devra:</w:delText>
        </w:r>
      </w:del>
      <w:ins w:id="200" w:author="Angèle Dilu Keti" w:date="2020-10-18T21:16:00Z">
        <w:r w:rsidR="00784A3E" w:rsidRPr="00F42E52">
          <w:rPr>
            <w:rFonts w:eastAsia="Arial Unicode MS"/>
            <w:kern w:val="20"/>
          </w:rPr>
          <w:t>devra :</w:t>
        </w:r>
      </w:ins>
    </w:p>
    <w:p w14:paraId="6297A633" w14:textId="77777777" w:rsidR="00D71D0C" w:rsidRPr="00F42E52" w:rsidRDefault="00D71D0C" w:rsidP="00305419">
      <w:pPr>
        <w:spacing w:before="120" w:line="276" w:lineRule="auto"/>
        <w:jc w:val="both"/>
        <w:rPr>
          <w:rFonts w:eastAsia="Arial Unicode MS"/>
          <w:b/>
          <w:bCs/>
          <w:kern w:val="20"/>
        </w:rPr>
      </w:pPr>
      <w:r w:rsidRPr="00F42E52">
        <w:rPr>
          <w:rFonts w:eastAsia="Arial Unicode MS"/>
          <w:b/>
          <w:bCs/>
          <w:kern w:val="20"/>
        </w:rPr>
        <w:t xml:space="preserve">1) Au niveau de </w:t>
      </w:r>
      <w:r w:rsidR="00C575C5">
        <w:rPr>
          <w:rFonts w:eastAsia="Arial Unicode MS"/>
          <w:b/>
          <w:bCs/>
          <w:kern w:val="20"/>
        </w:rPr>
        <w:t>l’</w:t>
      </w:r>
      <w:r w:rsidRPr="00F42E52">
        <w:rPr>
          <w:rFonts w:eastAsia="Arial Unicode MS"/>
          <w:b/>
          <w:bCs/>
          <w:kern w:val="20"/>
        </w:rPr>
        <w:t>aire de santé comportant la grappe sélectionnée</w:t>
      </w:r>
    </w:p>
    <w:p w14:paraId="6ECFD97A" w14:textId="77777777" w:rsidR="00D71D0C" w:rsidRPr="00F42E52" w:rsidRDefault="00D71D0C" w:rsidP="00305419">
      <w:pPr>
        <w:numPr>
          <w:ilvl w:val="0"/>
          <w:numId w:val="1"/>
        </w:numPr>
        <w:tabs>
          <w:tab w:val="clear" w:pos="360"/>
          <w:tab w:val="num" w:pos="792"/>
        </w:tabs>
        <w:spacing w:before="120" w:line="276" w:lineRule="auto"/>
        <w:jc w:val="both"/>
        <w:rPr>
          <w:rFonts w:eastAsia="Arial Unicode MS"/>
          <w:kern w:val="20"/>
        </w:rPr>
      </w:pPr>
      <w:r w:rsidRPr="00F42E52">
        <w:rPr>
          <w:rFonts w:eastAsia="Arial Unicode MS"/>
          <w:kern w:val="20"/>
        </w:rPr>
        <w:t>S’adresser aux responsables de la structure de santé pour recueillir la carte de l’aire et des orientations sur la localité ;</w:t>
      </w:r>
    </w:p>
    <w:p w14:paraId="36D70D30" w14:textId="77777777" w:rsidR="00D71D0C" w:rsidRPr="00F42E52" w:rsidRDefault="00D71D0C" w:rsidP="00305419">
      <w:pPr>
        <w:numPr>
          <w:ilvl w:val="0"/>
          <w:numId w:val="1"/>
        </w:numPr>
        <w:tabs>
          <w:tab w:val="clear" w:pos="360"/>
          <w:tab w:val="num" w:pos="792"/>
        </w:tabs>
        <w:spacing w:before="120" w:line="276" w:lineRule="auto"/>
        <w:ind w:right="39"/>
        <w:jc w:val="both"/>
        <w:rPr>
          <w:rFonts w:eastAsia="Arial Unicode MS"/>
          <w:kern w:val="20"/>
        </w:rPr>
      </w:pPr>
      <w:r w:rsidRPr="00F42E52">
        <w:rPr>
          <w:rFonts w:eastAsia="Arial Unicode MS"/>
          <w:kern w:val="20"/>
        </w:rPr>
        <w:t>Dres</w:t>
      </w:r>
      <w:r w:rsidR="00744E51" w:rsidRPr="00F42E52">
        <w:rPr>
          <w:rFonts w:eastAsia="Arial Unicode MS"/>
          <w:kern w:val="20"/>
        </w:rPr>
        <w:t>ser l’itinéraire de déplacement ;</w:t>
      </w:r>
    </w:p>
    <w:p w14:paraId="7321CB9E" w14:textId="77777777" w:rsidR="00D71D0C" w:rsidRPr="00F42E52" w:rsidRDefault="00D71D0C" w:rsidP="00305419">
      <w:pPr>
        <w:numPr>
          <w:ilvl w:val="0"/>
          <w:numId w:val="1"/>
        </w:numPr>
        <w:tabs>
          <w:tab w:val="clear" w:pos="360"/>
          <w:tab w:val="num" w:pos="792"/>
        </w:tabs>
        <w:spacing w:before="120" w:line="276" w:lineRule="auto"/>
        <w:ind w:right="39"/>
        <w:jc w:val="both"/>
        <w:rPr>
          <w:rFonts w:eastAsia="Arial Unicode MS"/>
          <w:kern w:val="20"/>
        </w:rPr>
      </w:pPr>
      <w:r w:rsidRPr="00F42E52">
        <w:rPr>
          <w:rFonts w:eastAsia="Arial Unicode MS"/>
          <w:kern w:val="20"/>
        </w:rPr>
        <w:t>Se rendre dans la localité retenue (village/quartier</w:t>
      </w:r>
      <w:r w:rsidR="00F25F6D" w:rsidRPr="00F42E52">
        <w:rPr>
          <w:rFonts w:eastAsia="Arial Unicode MS"/>
          <w:kern w:val="20"/>
        </w:rPr>
        <w:t>/avenue</w:t>
      </w:r>
      <w:r w:rsidRPr="00F42E52">
        <w:rPr>
          <w:rFonts w:eastAsia="Arial Unicode MS"/>
          <w:kern w:val="20"/>
        </w:rPr>
        <w:t>).</w:t>
      </w:r>
    </w:p>
    <w:p w14:paraId="728D5CCA" w14:textId="77777777" w:rsidR="00D71D0C" w:rsidRPr="00F42E52" w:rsidRDefault="00D71D0C" w:rsidP="00305419">
      <w:pPr>
        <w:spacing w:before="120" w:line="276" w:lineRule="auto"/>
        <w:jc w:val="both"/>
        <w:rPr>
          <w:rFonts w:eastAsia="Arial Unicode MS"/>
          <w:b/>
          <w:bCs/>
          <w:kern w:val="20"/>
        </w:rPr>
      </w:pPr>
      <w:r w:rsidRPr="00F42E52">
        <w:rPr>
          <w:rFonts w:eastAsia="Arial Unicode MS"/>
          <w:b/>
          <w:bCs/>
          <w:kern w:val="20"/>
        </w:rPr>
        <w:t>2) Au niveau du village/quartier</w:t>
      </w:r>
      <w:r w:rsidR="00F25F6D" w:rsidRPr="00F42E52">
        <w:rPr>
          <w:rFonts w:eastAsia="Arial Unicode MS"/>
          <w:b/>
          <w:bCs/>
          <w:kern w:val="20"/>
        </w:rPr>
        <w:t>/avenue</w:t>
      </w:r>
    </w:p>
    <w:p w14:paraId="342D9CE8" w14:textId="77777777" w:rsidR="004D43B6" w:rsidRPr="00F42E52" w:rsidRDefault="00D71D0C" w:rsidP="00305419">
      <w:pPr>
        <w:pStyle w:val="Paragraphedeliste"/>
        <w:numPr>
          <w:ilvl w:val="0"/>
          <w:numId w:val="21"/>
        </w:numPr>
        <w:spacing w:before="120" w:line="276" w:lineRule="auto"/>
        <w:ind w:right="39"/>
        <w:jc w:val="both"/>
        <w:rPr>
          <w:rFonts w:eastAsia="Arial Unicode MS"/>
          <w:kern w:val="20"/>
        </w:rPr>
      </w:pPr>
      <w:r w:rsidRPr="00F42E52">
        <w:rPr>
          <w:rFonts w:eastAsia="Arial Unicode MS"/>
          <w:kern w:val="20"/>
        </w:rPr>
        <w:t>Se présenter au chef de village/quartier</w:t>
      </w:r>
      <w:r w:rsidR="004D43B6" w:rsidRPr="00F42E52">
        <w:rPr>
          <w:rFonts w:eastAsia="Arial Unicode MS"/>
          <w:kern w:val="20"/>
        </w:rPr>
        <w:t>/avenue, lui exposer sommairement les objectifs et attentes de cette enquête ;</w:t>
      </w:r>
    </w:p>
    <w:p w14:paraId="54E93CEF" w14:textId="2DA40BAC" w:rsidR="00D71D0C" w:rsidRPr="00F42E52" w:rsidRDefault="00D71D0C" w:rsidP="00305419">
      <w:pPr>
        <w:pStyle w:val="Paragraphedeliste"/>
        <w:numPr>
          <w:ilvl w:val="0"/>
          <w:numId w:val="21"/>
        </w:numPr>
        <w:spacing w:before="120" w:line="276" w:lineRule="auto"/>
        <w:ind w:right="39"/>
        <w:jc w:val="both"/>
        <w:rPr>
          <w:rFonts w:eastAsia="Arial Unicode MS"/>
          <w:kern w:val="20"/>
        </w:rPr>
      </w:pPr>
      <w:r w:rsidRPr="00F42E52">
        <w:rPr>
          <w:rFonts w:eastAsia="Arial Unicode MS"/>
          <w:kern w:val="20"/>
        </w:rPr>
        <w:t xml:space="preserve">Dresser un schéma sommaire de la localité qui rassemble toutes </w:t>
      </w:r>
      <w:r w:rsidR="004D43B6" w:rsidRPr="00F42E52">
        <w:rPr>
          <w:rFonts w:eastAsia="Arial Unicode MS"/>
          <w:kern w:val="20"/>
        </w:rPr>
        <w:t>les habitations (parcelles</w:t>
      </w:r>
      <w:r w:rsidR="00592E8C">
        <w:rPr>
          <w:rFonts w:eastAsia="Arial Unicode MS"/>
          <w:kern w:val="20"/>
        </w:rPr>
        <w:t xml:space="preserve">, </w:t>
      </w:r>
      <w:r w:rsidR="00592E8C" w:rsidRPr="00F42E52">
        <w:rPr>
          <w:rFonts w:eastAsia="Arial Unicode MS"/>
          <w:kern w:val="20"/>
        </w:rPr>
        <w:t>maisons</w:t>
      </w:r>
      <w:r w:rsidR="004D43B6" w:rsidRPr="00F42E52">
        <w:rPr>
          <w:rFonts w:eastAsia="Arial Unicode MS"/>
          <w:kern w:val="20"/>
        </w:rPr>
        <w:t>)</w:t>
      </w:r>
      <w:r w:rsidRPr="00F42E52">
        <w:rPr>
          <w:rFonts w:eastAsia="Arial Unicode MS"/>
          <w:kern w:val="20"/>
        </w:rPr>
        <w:t>, e</w:t>
      </w:r>
      <w:r w:rsidR="004D43B6" w:rsidRPr="00F42E52">
        <w:rPr>
          <w:rFonts w:eastAsia="Arial Unicode MS"/>
          <w:kern w:val="20"/>
        </w:rPr>
        <w:t>t</w:t>
      </w:r>
      <w:r w:rsidRPr="00F42E52">
        <w:rPr>
          <w:rFonts w:eastAsia="Arial Unicode MS"/>
          <w:kern w:val="20"/>
        </w:rPr>
        <w:t xml:space="preserve"> indique</w:t>
      </w:r>
      <w:ins w:id="201" w:author="Angèle Dilu Keti" w:date="2020-10-18T21:13:00Z">
        <w:r w:rsidR="00784A3E">
          <w:rPr>
            <w:rFonts w:eastAsia="Arial Unicode MS"/>
            <w:kern w:val="20"/>
          </w:rPr>
          <w:t>r</w:t>
        </w:r>
      </w:ins>
      <w:r w:rsidRPr="00F42E52">
        <w:rPr>
          <w:rFonts w:eastAsia="Arial Unicode MS"/>
          <w:kern w:val="20"/>
        </w:rPr>
        <w:t xml:space="preserve"> les routes ou les divisions naturelles (par exemple un cours d’eau ou un fleuve</w:t>
      </w:r>
      <w:r w:rsidR="004D43B6" w:rsidRPr="00F42E52">
        <w:rPr>
          <w:rFonts w:eastAsia="Arial Unicode MS"/>
          <w:kern w:val="20"/>
        </w:rPr>
        <w:t>, haies d’arbres</w:t>
      </w:r>
      <w:r w:rsidR="005F0EF9" w:rsidRPr="00F42E52">
        <w:rPr>
          <w:rFonts w:eastAsia="Arial Unicode MS"/>
          <w:kern w:val="20"/>
        </w:rPr>
        <w:t xml:space="preserve"> ou forêts, des failles ou des montées</w:t>
      </w:r>
      <w:r w:rsidRPr="00F42E52">
        <w:rPr>
          <w:rFonts w:eastAsia="Arial Unicode MS"/>
          <w:kern w:val="20"/>
        </w:rPr>
        <w:t>) ; l’aide du chef de village/quartier</w:t>
      </w:r>
      <w:r w:rsidR="004D43B6" w:rsidRPr="00F42E52">
        <w:rPr>
          <w:rFonts w:eastAsia="Arial Unicode MS"/>
          <w:kern w:val="20"/>
        </w:rPr>
        <w:t>, de ses collaborateurs</w:t>
      </w:r>
      <w:r w:rsidRPr="00F42E52">
        <w:rPr>
          <w:rFonts w:eastAsia="Arial Unicode MS"/>
          <w:kern w:val="20"/>
        </w:rPr>
        <w:t xml:space="preserve"> ou </w:t>
      </w:r>
      <w:r w:rsidR="004D43B6" w:rsidRPr="00F42E52">
        <w:rPr>
          <w:rFonts w:eastAsia="Arial Unicode MS"/>
          <w:kern w:val="20"/>
        </w:rPr>
        <w:t>d’</w:t>
      </w:r>
      <w:r w:rsidRPr="00F42E52">
        <w:rPr>
          <w:rFonts w:eastAsia="Arial Unicode MS"/>
          <w:kern w:val="20"/>
        </w:rPr>
        <w:t>un guide local sera sollicité</w:t>
      </w:r>
      <w:r w:rsidR="00C575C5">
        <w:rPr>
          <w:rFonts w:eastAsia="Arial Unicode MS"/>
          <w:kern w:val="20"/>
        </w:rPr>
        <w:t>e</w:t>
      </w:r>
      <w:r w:rsidRPr="00F42E52">
        <w:rPr>
          <w:rFonts w:eastAsia="Arial Unicode MS"/>
          <w:kern w:val="20"/>
        </w:rPr>
        <w:t xml:space="preserve"> pour avoir un schéma plus réaliste. </w:t>
      </w:r>
      <w:r w:rsidR="007002C0" w:rsidRPr="00F42E52">
        <w:rPr>
          <w:rFonts w:eastAsia="Arial Unicode MS"/>
          <w:kern w:val="20"/>
        </w:rPr>
        <w:t>Il faut g</w:t>
      </w:r>
      <w:r w:rsidRPr="00F42E52">
        <w:rPr>
          <w:rFonts w:eastAsia="Arial Unicode MS"/>
          <w:kern w:val="20"/>
        </w:rPr>
        <w:t xml:space="preserve">arder ce schéma </w:t>
      </w:r>
      <w:r w:rsidR="007002C0" w:rsidRPr="00F42E52">
        <w:rPr>
          <w:rFonts w:eastAsia="Arial Unicode MS"/>
          <w:kern w:val="20"/>
        </w:rPr>
        <w:t xml:space="preserve">sur soi </w:t>
      </w:r>
      <w:r w:rsidRPr="00F42E52">
        <w:rPr>
          <w:rFonts w:eastAsia="Arial Unicode MS"/>
          <w:kern w:val="20"/>
        </w:rPr>
        <w:t>pour le contrôle de la supervision</w:t>
      </w:r>
      <w:r w:rsidR="007002C0" w:rsidRPr="00F42E52">
        <w:rPr>
          <w:rFonts w:eastAsia="Arial Unicode MS"/>
          <w:kern w:val="20"/>
        </w:rPr>
        <w:t xml:space="preserve"> et les besoins d’évaluation de la collecte</w:t>
      </w:r>
      <w:r w:rsidRPr="00F42E52">
        <w:rPr>
          <w:rFonts w:eastAsia="Arial Unicode MS"/>
          <w:kern w:val="20"/>
        </w:rPr>
        <w:t>.</w:t>
      </w:r>
    </w:p>
    <w:p w14:paraId="12D36FB3" w14:textId="77777777" w:rsidR="00D71D0C" w:rsidRPr="00F42E52" w:rsidRDefault="00D71D0C" w:rsidP="00305419">
      <w:pPr>
        <w:pStyle w:val="Paragraphedeliste"/>
        <w:numPr>
          <w:ilvl w:val="0"/>
          <w:numId w:val="21"/>
        </w:numPr>
        <w:spacing w:before="120" w:line="276" w:lineRule="auto"/>
        <w:ind w:right="39"/>
        <w:jc w:val="both"/>
        <w:rPr>
          <w:rFonts w:eastAsia="Arial Unicode MS"/>
          <w:kern w:val="20"/>
        </w:rPr>
      </w:pPr>
      <w:r w:rsidRPr="00F42E52">
        <w:rPr>
          <w:rFonts w:eastAsia="Arial Unicode MS"/>
          <w:kern w:val="20"/>
        </w:rPr>
        <w:t>Définir des secteurs</w:t>
      </w:r>
      <w:r w:rsidR="004D43B6" w:rsidRPr="00F42E52">
        <w:rPr>
          <w:rFonts w:eastAsia="Arial Unicode MS"/>
          <w:kern w:val="20"/>
        </w:rPr>
        <w:t xml:space="preserve"> (segments)</w:t>
      </w:r>
      <w:r w:rsidRPr="00F42E52">
        <w:rPr>
          <w:rFonts w:eastAsia="Arial Unicode MS"/>
          <w:kern w:val="20"/>
        </w:rPr>
        <w:t xml:space="preserve"> au sein du village/quartier</w:t>
      </w:r>
      <w:r w:rsidR="004D43B6" w:rsidRPr="00F42E52">
        <w:rPr>
          <w:rFonts w:eastAsia="Arial Unicode MS"/>
          <w:kern w:val="20"/>
        </w:rPr>
        <w:t>/avenue</w:t>
      </w:r>
      <w:r w:rsidRPr="00F42E52">
        <w:rPr>
          <w:rFonts w:eastAsia="Arial Unicode MS"/>
          <w:kern w:val="20"/>
        </w:rPr>
        <w:t xml:space="preserve"> en utilisant des </w:t>
      </w:r>
      <w:r w:rsidR="00C575C5">
        <w:rPr>
          <w:rFonts w:eastAsia="Arial Unicode MS"/>
          <w:kern w:val="20"/>
        </w:rPr>
        <w:t>dé</w:t>
      </w:r>
      <w:r w:rsidRPr="00F42E52">
        <w:rPr>
          <w:rFonts w:eastAsia="Arial Unicode MS"/>
          <w:kern w:val="20"/>
        </w:rPr>
        <w:t xml:space="preserve">limitations claires existantes (route, espace vides, infrastructures, </w:t>
      </w:r>
      <w:r w:rsidR="004D43B6" w:rsidRPr="00F42E52">
        <w:rPr>
          <w:rFonts w:eastAsia="Arial Unicode MS"/>
          <w:kern w:val="20"/>
        </w:rPr>
        <w:t>haies d’arbres</w:t>
      </w:r>
      <w:r w:rsidRPr="00F42E52">
        <w:rPr>
          <w:rFonts w:eastAsia="Arial Unicode MS"/>
          <w:kern w:val="20"/>
        </w:rPr>
        <w:t xml:space="preserve">), puis </w:t>
      </w:r>
      <w:r w:rsidRPr="00F42E52">
        <w:rPr>
          <w:rFonts w:eastAsia="Arial Unicode MS"/>
          <w:kern w:val="20"/>
        </w:rPr>
        <w:lastRenderedPageBreak/>
        <w:t xml:space="preserve">les numéroter de 1 à n. </w:t>
      </w:r>
      <w:r w:rsidR="004D43B6" w:rsidRPr="00F42E52">
        <w:rPr>
          <w:rFonts w:eastAsia="Arial Unicode MS"/>
          <w:kern w:val="20"/>
        </w:rPr>
        <w:t>C</w:t>
      </w:r>
      <w:r w:rsidR="007002C0" w:rsidRPr="00F42E52">
        <w:rPr>
          <w:rFonts w:eastAsia="Arial Unicode MS"/>
          <w:kern w:val="20"/>
        </w:rPr>
        <w:t>e découpage doit être assez équilibré et c</w:t>
      </w:r>
      <w:r w:rsidR="004D43B6" w:rsidRPr="00F42E52">
        <w:rPr>
          <w:rFonts w:eastAsia="Arial Unicode MS"/>
          <w:kern w:val="20"/>
        </w:rPr>
        <w:t>haque secteur doi</w:t>
      </w:r>
      <w:r w:rsidR="007002C0" w:rsidRPr="00F42E52">
        <w:rPr>
          <w:rFonts w:eastAsia="Arial Unicode MS"/>
          <w:kern w:val="20"/>
        </w:rPr>
        <w:t>t avoir moins de 500 habitants.</w:t>
      </w:r>
    </w:p>
    <w:p w14:paraId="5470D575" w14:textId="77777777" w:rsidR="00D71D0C" w:rsidRPr="00F42E52" w:rsidRDefault="00D71D0C" w:rsidP="00305419">
      <w:pPr>
        <w:pStyle w:val="Paragraphedeliste"/>
        <w:numPr>
          <w:ilvl w:val="0"/>
          <w:numId w:val="21"/>
        </w:numPr>
        <w:spacing w:before="120" w:line="276" w:lineRule="auto"/>
        <w:ind w:right="39"/>
        <w:jc w:val="both"/>
        <w:rPr>
          <w:rFonts w:eastAsia="Arial Unicode MS"/>
          <w:kern w:val="20"/>
        </w:rPr>
      </w:pPr>
      <w:r w:rsidRPr="00F42E52">
        <w:rPr>
          <w:rFonts w:eastAsia="Arial Unicode MS"/>
          <w:kern w:val="20"/>
        </w:rPr>
        <w:t>Choisir un secteur au hasard : écrire les numéros des secteurs sur des papiers, plier les papiers pour cacher ces numéros, puis demander à un des membres de la communauté de tirer un papier enrouler. Le secteur tiré sera celui correspo</w:t>
      </w:r>
      <w:r w:rsidR="004D43B6" w:rsidRPr="00F42E52">
        <w:rPr>
          <w:rFonts w:eastAsia="Arial Unicode MS"/>
          <w:kern w:val="20"/>
        </w:rPr>
        <w:t xml:space="preserve">ndant au numéro figurant sur le </w:t>
      </w:r>
      <w:r w:rsidRPr="00F42E52">
        <w:rPr>
          <w:rFonts w:eastAsia="Arial Unicode MS"/>
          <w:kern w:val="20"/>
        </w:rPr>
        <w:t xml:space="preserve">papier tiré. NB. Il est possible qu’une localité ne comprenne qu’un seul secteur, par exemple lorsqu’elle </w:t>
      </w:r>
      <w:r w:rsidR="004D43B6" w:rsidRPr="00F42E52">
        <w:rPr>
          <w:rFonts w:eastAsia="Arial Unicode MS"/>
          <w:kern w:val="20"/>
        </w:rPr>
        <w:t>comporte</w:t>
      </w:r>
      <w:r w:rsidRPr="00F42E52">
        <w:rPr>
          <w:rFonts w:eastAsia="Arial Unicode MS"/>
          <w:kern w:val="20"/>
        </w:rPr>
        <w:t xml:space="preserve"> très peu d’habitation, ou une population de moins de 500 habitants.</w:t>
      </w:r>
    </w:p>
    <w:p w14:paraId="07B9C286" w14:textId="77777777" w:rsidR="00D71D0C" w:rsidRPr="00F42E52" w:rsidRDefault="00D71D0C" w:rsidP="00305419">
      <w:pPr>
        <w:pStyle w:val="Paragraphedeliste"/>
        <w:numPr>
          <w:ilvl w:val="0"/>
          <w:numId w:val="21"/>
        </w:numPr>
        <w:spacing w:before="120" w:line="276" w:lineRule="auto"/>
        <w:ind w:right="39"/>
        <w:jc w:val="both"/>
        <w:rPr>
          <w:rFonts w:eastAsia="Arial Unicode MS"/>
          <w:kern w:val="20"/>
        </w:rPr>
      </w:pPr>
      <w:r w:rsidRPr="00F42E52">
        <w:rPr>
          <w:rFonts w:eastAsia="Arial Unicode MS"/>
          <w:kern w:val="20"/>
        </w:rPr>
        <w:t xml:space="preserve">Aller </w:t>
      </w:r>
      <w:r w:rsidR="004D43B6" w:rsidRPr="00F42E52">
        <w:rPr>
          <w:rFonts w:eastAsia="Arial Unicode MS"/>
          <w:kern w:val="20"/>
        </w:rPr>
        <w:t>au point désigné comme début d</w:t>
      </w:r>
      <w:r w:rsidR="007002C0" w:rsidRPr="00F42E52">
        <w:rPr>
          <w:rFonts w:eastAsia="Arial Unicode MS"/>
          <w:kern w:val="20"/>
        </w:rPr>
        <w:t>u sect</w:t>
      </w:r>
      <w:r w:rsidR="004D43B6" w:rsidRPr="00F42E52">
        <w:rPr>
          <w:rFonts w:eastAsia="Arial Unicode MS"/>
          <w:kern w:val="20"/>
        </w:rPr>
        <w:t>e</w:t>
      </w:r>
      <w:r w:rsidR="007002C0" w:rsidRPr="00F42E52">
        <w:rPr>
          <w:rFonts w:eastAsia="Arial Unicode MS"/>
          <w:kern w:val="20"/>
        </w:rPr>
        <w:t>ur (tiré)</w:t>
      </w:r>
      <w:r w:rsidR="004D43B6" w:rsidRPr="00F42E52">
        <w:rPr>
          <w:rFonts w:eastAsia="Arial Unicode MS"/>
          <w:kern w:val="20"/>
        </w:rPr>
        <w:t xml:space="preserve"> </w:t>
      </w:r>
      <w:r w:rsidRPr="00F42E52">
        <w:rPr>
          <w:rFonts w:eastAsia="Arial Unicode MS"/>
          <w:kern w:val="20"/>
        </w:rPr>
        <w:t>par un des</w:t>
      </w:r>
      <w:r w:rsidR="004D43B6" w:rsidRPr="00F42E52">
        <w:rPr>
          <w:rFonts w:eastAsia="Arial Unicode MS"/>
          <w:kern w:val="20"/>
        </w:rPr>
        <w:t xml:space="preserve"> habitants ou le guide</w:t>
      </w:r>
      <w:r w:rsidRPr="00F42E52">
        <w:rPr>
          <w:rFonts w:eastAsia="Arial Unicode MS"/>
          <w:kern w:val="20"/>
        </w:rPr>
        <w:t>,</w:t>
      </w:r>
      <w:r w:rsidR="006773C5" w:rsidRPr="00F42E52">
        <w:rPr>
          <w:rFonts w:eastAsia="Arial Unicode MS"/>
          <w:kern w:val="20"/>
        </w:rPr>
        <w:t xml:space="preserve"> puis</w:t>
      </w:r>
      <w:r w:rsidRPr="00F42E52">
        <w:rPr>
          <w:rFonts w:eastAsia="Arial Unicode MS"/>
          <w:kern w:val="20"/>
        </w:rPr>
        <w:t xml:space="preserve"> recenser toutes les habitations (</w:t>
      </w:r>
      <w:r w:rsidR="006773C5" w:rsidRPr="00F42E52">
        <w:rPr>
          <w:rFonts w:eastAsia="Arial Unicode MS"/>
          <w:kern w:val="20"/>
        </w:rPr>
        <w:t xml:space="preserve">parcelles, </w:t>
      </w:r>
      <w:r w:rsidRPr="00F42E52">
        <w:rPr>
          <w:rFonts w:eastAsia="Arial Unicode MS"/>
          <w:kern w:val="20"/>
        </w:rPr>
        <w:t xml:space="preserve">immeuble habité) en les numérotant de 1 à n. </w:t>
      </w:r>
    </w:p>
    <w:p w14:paraId="7C683A0F" w14:textId="30455D40" w:rsidR="006773C5" w:rsidRPr="00F42E52" w:rsidDel="00034148" w:rsidRDefault="00F1595C" w:rsidP="00305419">
      <w:pPr>
        <w:pStyle w:val="Paragraphedeliste"/>
        <w:numPr>
          <w:ilvl w:val="0"/>
          <w:numId w:val="21"/>
        </w:numPr>
        <w:spacing w:before="120" w:line="276" w:lineRule="auto"/>
        <w:ind w:right="39"/>
        <w:jc w:val="both"/>
        <w:rPr>
          <w:del w:id="202" w:author="Angèle Dilu Keti" w:date="2020-10-18T21:29:00Z"/>
          <w:rFonts w:eastAsia="Arial Unicode MS"/>
          <w:kern w:val="20"/>
        </w:rPr>
      </w:pPr>
      <w:r w:rsidRPr="00F42E52">
        <w:rPr>
          <w:rFonts w:eastAsia="Arial Unicode MS"/>
          <w:kern w:val="20"/>
        </w:rPr>
        <w:t xml:space="preserve">Ensuite, </w:t>
      </w:r>
      <w:del w:id="203" w:author="Angèle Dilu Keti" w:date="2020-10-18T21:24:00Z">
        <w:r w:rsidRPr="00F42E52" w:rsidDel="00034148">
          <w:rPr>
            <w:rFonts w:eastAsia="Arial Unicode MS"/>
            <w:kern w:val="20"/>
          </w:rPr>
          <w:delText>i</w:delText>
        </w:r>
        <w:r w:rsidR="00D71D0C" w:rsidRPr="00F42E52" w:rsidDel="00034148">
          <w:rPr>
            <w:rFonts w:eastAsia="Arial Unicode MS"/>
            <w:kern w:val="20"/>
          </w:rPr>
          <w:delText>nscrire les numéros sur des papiers</w:delText>
        </w:r>
        <w:r w:rsidRPr="00F42E52" w:rsidDel="00034148">
          <w:rPr>
            <w:rFonts w:eastAsia="Arial Unicode MS"/>
            <w:kern w:val="20"/>
          </w:rPr>
          <w:delText xml:space="preserve"> et</w:delText>
        </w:r>
        <w:r w:rsidR="00D71D0C" w:rsidRPr="00F42E52" w:rsidDel="00034148">
          <w:rPr>
            <w:rFonts w:eastAsia="Arial Unicode MS"/>
            <w:kern w:val="20"/>
          </w:rPr>
          <w:delText xml:space="preserve"> tirer successivement (sans remise) </w:delText>
        </w:r>
        <w:r w:rsidR="00C575C5" w:rsidDel="00034148">
          <w:rPr>
            <w:rFonts w:eastAsia="Arial Unicode MS"/>
            <w:kern w:val="20"/>
          </w:rPr>
          <w:delText>dix</w:delText>
        </w:r>
        <w:r w:rsidRPr="00F42E52" w:rsidDel="00034148">
          <w:rPr>
            <w:rFonts w:eastAsia="Arial Unicode MS"/>
            <w:kern w:val="20"/>
          </w:rPr>
          <w:delText xml:space="preserve"> numéros correspondant à </w:delText>
        </w:r>
        <w:r w:rsidR="00C575C5" w:rsidDel="00034148">
          <w:rPr>
            <w:rFonts w:eastAsia="Arial Unicode MS"/>
            <w:kern w:val="20"/>
          </w:rPr>
          <w:delText>dix</w:delText>
        </w:r>
        <w:r w:rsidR="00D71D0C" w:rsidRPr="00F42E52" w:rsidDel="00034148">
          <w:rPr>
            <w:rFonts w:eastAsia="Arial Unicode MS"/>
            <w:kern w:val="20"/>
          </w:rPr>
          <w:delText xml:space="preserve"> </w:delText>
        </w:r>
        <w:r w:rsidR="006773C5" w:rsidRPr="00F42E52" w:rsidDel="00034148">
          <w:rPr>
            <w:rFonts w:eastAsia="Arial Unicode MS"/>
            <w:kern w:val="20"/>
          </w:rPr>
          <w:delText>parcelles/</w:delText>
        </w:r>
        <w:r w:rsidR="00D71D0C" w:rsidRPr="00F42E52" w:rsidDel="00034148">
          <w:rPr>
            <w:rFonts w:eastAsia="Arial Unicode MS"/>
            <w:kern w:val="20"/>
          </w:rPr>
          <w:delText xml:space="preserve">maisons </w:delText>
        </w:r>
        <w:r w:rsidR="00606C8D" w:rsidRPr="00F42E52" w:rsidDel="00034148">
          <w:rPr>
            <w:rFonts w:eastAsia="Arial Unicode MS"/>
            <w:kern w:val="20"/>
          </w:rPr>
          <w:delText xml:space="preserve">qui pourront être </w:delText>
        </w:r>
        <w:r w:rsidR="00D71D0C" w:rsidRPr="00F42E52" w:rsidDel="00034148">
          <w:rPr>
            <w:rFonts w:eastAsia="Arial Unicode MS"/>
            <w:kern w:val="20"/>
          </w:rPr>
          <w:delText>enquêt</w:delText>
        </w:r>
        <w:r w:rsidR="00606C8D" w:rsidRPr="00F42E52" w:rsidDel="00034148">
          <w:rPr>
            <w:rFonts w:eastAsia="Arial Unicode MS"/>
            <w:kern w:val="20"/>
          </w:rPr>
          <w:delText>é</w:delText>
        </w:r>
        <w:r w:rsidR="00D71D0C" w:rsidRPr="00F42E52" w:rsidDel="00034148">
          <w:rPr>
            <w:rFonts w:eastAsia="Arial Unicode MS"/>
            <w:kern w:val="20"/>
          </w:rPr>
          <w:delText>e</w:delText>
        </w:r>
        <w:r w:rsidR="00606C8D" w:rsidRPr="00F42E52" w:rsidDel="00034148">
          <w:rPr>
            <w:rFonts w:eastAsia="Arial Unicode MS"/>
            <w:kern w:val="20"/>
          </w:rPr>
          <w:delText>s</w:delText>
        </w:r>
        <w:r w:rsidR="00D71D0C" w:rsidRPr="00F42E52" w:rsidDel="00034148">
          <w:rPr>
            <w:rFonts w:eastAsia="Arial Unicode MS"/>
            <w:kern w:val="20"/>
          </w:rPr>
          <w:delText xml:space="preserve"> </w:delText>
        </w:r>
        <w:r w:rsidR="00606C8D" w:rsidRPr="00F42E52" w:rsidDel="00034148">
          <w:rPr>
            <w:rFonts w:eastAsia="Arial Unicode MS"/>
            <w:kern w:val="20"/>
          </w:rPr>
          <w:delText>selon</w:delText>
        </w:r>
        <w:r w:rsidR="00D71D0C" w:rsidRPr="00F42E52" w:rsidDel="00034148">
          <w:rPr>
            <w:rFonts w:eastAsia="Arial Unicode MS"/>
            <w:kern w:val="20"/>
          </w:rPr>
          <w:delText xml:space="preserve"> ordre de tirage. </w:delText>
        </w:r>
      </w:del>
      <w:ins w:id="204" w:author="Angèle Dilu Keti" w:date="2020-10-18T21:24:00Z">
        <w:r w:rsidR="00034148">
          <w:rPr>
            <w:rFonts w:eastAsia="Arial Unicode MS"/>
            <w:kern w:val="20"/>
          </w:rPr>
          <w:t>procéder au dénombrement des toutes les habitations d</w:t>
        </w:r>
      </w:ins>
      <w:ins w:id="205" w:author="Angèle Dilu Keti" w:date="2020-10-18T21:25:00Z">
        <w:r w:rsidR="00034148">
          <w:rPr>
            <w:rFonts w:eastAsia="Arial Unicode MS"/>
            <w:kern w:val="20"/>
          </w:rPr>
          <w:t xml:space="preserve">u segment tiré - grappe de travail, ce travail sera réaliser par une équipe d’agent de dénombrement </w:t>
        </w:r>
      </w:ins>
      <w:ins w:id="206" w:author="Angèle Dilu Keti" w:date="2020-10-18T21:26:00Z">
        <w:r w:rsidR="00034148">
          <w:rPr>
            <w:rFonts w:eastAsia="Arial Unicode MS"/>
            <w:kern w:val="20"/>
          </w:rPr>
          <w:t>différent des agents de collecte.</w:t>
        </w:r>
      </w:ins>
      <w:ins w:id="207" w:author="Angèle Dilu Keti" w:date="2020-10-18T21:29:00Z">
        <w:r w:rsidR="00034148">
          <w:rPr>
            <w:rFonts w:eastAsia="Arial Unicode MS"/>
            <w:kern w:val="20"/>
          </w:rPr>
          <w:t xml:space="preserve"> </w:t>
        </w:r>
      </w:ins>
    </w:p>
    <w:p w14:paraId="4588582C" w14:textId="5D4467A7" w:rsidR="00D71D0C" w:rsidRDefault="00D71D0C" w:rsidP="00E71265">
      <w:pPr>
        <w:pStyle w:val="Paragraphedeliste"/>
        <w:numPr>
          <w:ilvl w:val="0"/>
          <w:numId w:val="21"/>
        </w:numPr>
        <w:spacing w:before="120" w:line="276" w:lineRule="auto"/>
        <w:ind w:right="39"/>
        <w:jc w:val="both"/>
        <w:rPr>
          <w:ins w:id="208" w:author="Angèle Dilu Keti" w:date="2020-10-18T21:48:00Z"/>
          <w:rFonts w:eastAsia="Arial Unicode MS"/>
          <w:kern w:val="20"/>
        </w:rPr>
      </w:pPr>
      <w:del w:id="209" w:author="Angèle Dilu Keti" w:date="2020-10-18T21:26:00Z">
        <w:r w:rsidRPr="00034148" w:rsidDel="00034148">
          <w:rPr>
            <w:rFonts w:eastAsia="Arial Unicode MS"/>
            <w:kern w:val="20"/>
            <w:rPrChange w:id="210" w:author="Angèle Dilu Keti" w:date="2020-10-18T21:29:00Z">
              <w:rPr>
                <w:rFonts w:eastAsia="Arial Unicode MS"/>
              </w:rPr>
            </w:rPrChange>
          </w:rPr>
          <w:delText xml:space="preserve">Etablir la liste des numéros de </w:delText>
        </w:r>
        <w:r w:rsidR="00606C8D" w:rsidRPr="00034148" w:rsidDel="00034148">
          <w:rPr>
            <w:rFonts w:eastAsia="Arial Unicode MS"/>
            <w:kern w:val="20"/>
            <w:rPrChange w:id="211" w:author="Angèle Dilu Keti" w:date="2020-10-18T21:29:00Z">
              <w:rPr>
                <w:rFonts w:eastAsia="Arial Unicode MS"/>
              </w:rPr>
            </w:rPrChange>
          </w:rPr>
          <w:delText>parcelles</w:delText>
        </w:r>
        <w:r w:rsidRPr="00034148" w:rsidDel="00034148">
          <w:rPr>
            <w:rFonts w:eastAsia="Arial Unicode MS"/>
            <w:kern w:val="20"/>
            <w:rPrChange w:id="212" w:author="Angèle Dilu Keti" w:date="2020-10-18T21:29:00Z">
              <w:rPr>
                <w:rFonts w:eastAsia="Arial Unicode MS"/>
              </w:rPr>
            </w:rPrChange>
          </w:rPr>
          <w:delText xml:space="preserve"> tirés. Le premier numéro tiré correspond à la première </w:delText>
        </w:r>
        <w:r w:rsidR="00606C8D" w:rsidRPr="00034148" w:rsidDel="00034148">
          <w:rPr>
            <w:rFonts w:eastAsia="Arial Unicode MS"/>
            <w:kern w:val="20"/>
            <w:rPrChange w:id="213" w:author="Angèle Dilu Keti" w:date="2020-10-18T21:29:00Z">
              <w:rPr>
                <w:rFonts w:eastAsia="Arial Unicode MS"/>
              </w:rPr>
            </w:rPrChange>
          </w:rPr>
          <w:delText>parcelle</w:delText>
        </w:r>
        <w:r w:rsidRPr="00034148" w:rsidDel="00034148">
          <w:rPr>
            <w:rFonts w:eastAsia="Arial Unicode MS"/>
            <w:kern w:val="20"/>
            <w:rPrChange w:id="214" w:author="Angèle Dilu Keti" w:date="2020-10-18T21:29:00Z">
              <w:rPr>
                <w:rFonts w:eastAsia="Arial Unicode MS"/>
              </w:rPr>
            </w:rPrChange>
          </w:rPr>
          <w:delText xml:space="preserve"> à visiter. </w:delText>
        </w:r>
      </w:del>
      <w:ins w:id="215" w:author="Angèle Dilu Keti" w:date="2020-10-18T21:26:00Z">
        <w:r w:rsidR="00034148" w:rsidRPr="00034148">
          <w:rPr>
            <w:rFonts w:eastAsia="Arial Unicode MS"/>
            <w:kern w:val="20"/>
            <w:rPrChange w:id="216" w:author="Angèle Dilu Keti" w:date="2020-10-18T21:29:00Z">
              <w:rPr>
                <w:rFonts w:eastAsia="Arial Unicode MS"/>
              </w:rPr>
            </w:rPrChange>
          </w:rPr>
          <w:t>La liste des ménages dénombrés ser</w:t>
        </w:r>
      </w:ins>
      <w:ins w:id="217" w:author="Angèle Dilu Keti" w:date="2020-10-18T21:27:00Z">
        <w:r w:rsidR="00034148" w:rsidRPr="00034148">
          <w:rPr>
            <w:rFonts w:eastAsia="Arial Unicode MS"/>
            <w:kern w:val="20"/>
            <w:rPrChange w:id="218" w:author="Angèle Dilu Keti" w:date="2020-10-18T21:29:00Z">
              <w:rPr>
                <w:rFonts w:eastAsia="Arial Unicode MS"/>
              </w:rPr>
            </w:rPrChange>
          </w:rPr>
          <w:t xml:space="preserve">vira de base de sondage dans laquelle sera tiré au moins 15 ménages. </w:t>
        </w:r>
      </w:ins>
    </w:p>
    <w:p w14:paraId="24495121" w14:textId="11FB8723" w:rsidR="00B21AD4" w:rsidRPr="00034148" w:rsidRDefault="00B21AD4" w:rsidP="00E71265">
      <w:pPr>
        <w:pStyle w:val="Paragraphedeliste"/>
        <w:numPr>
          <w:ilvl w:val="0"/>
          <w:numId w:val="21"/>
        </w:numPr>
        <w:spacing w:before="120" w:line="276" w:lineRule="auto"/>
        <w:ind w:right="39"/>
        <w:jc w:val="both"/>
        <w:rPr>
          <w:ins w:id="219" w:author="Angèle Dilu Keti" w:date="2020-10-18T21:28:00Z"/>
          <w:rFonts w:eastAsia="Arial Unicode MS"/>
          <w:kern w:val="20"/>
          <w:rPrChange w:id="220" w:author="Angèle Dilu Keti" w:date="2020-10-18T21:29:00Z">
            <w:rPr>
              <w:ins w:id="221" w:author="Angèle Dilu Keti" w:date="2020-10-18T21:28:00Z"/>
              <w:rFonts w:eastAsia="Arial Unicode MS"/>
            </w:rPr>
          </w:rPrChange>
        </w:rPr>
      </w:pPr>
      <w:ins w:id="222" w:author="Angèle Dilu Keti" w:date="2020-10-18T21:49:00Z">
        <w:r>
          <w:rPr>
            <w:rFonts w:eastAsia="Arial Unicode MS"/>
            <w:kern w:val="20"/>
          </w:rPr>
          <w:t>Procéder à l’interview de tous les ménages sélectionnés, même s</w:t>
        </w:r>
      </w:ins>
      <w:ins w:id="223" w:author="Angèle Dilu Keti" w:date="2020-10-19T18:42:00Z">
        <w:r w:rsidR="006C12B4">
          <w:rPr>
            <w:rFonts w:eastAsia="Arial Unicode MS"/>
            <w:kern w:val="20"/>
          </w:rPr>
          <w:t>’</w:t>
        </w:r>
      </w:ins>
      <w:ins w:id="224" w:author="Angèle Dilu Keti" w:date="2020-10-18T21:49:00Z">
        <w:r>
          <w:rPr>
            <w:rFonts w:eastAsia="Arial Unicode MS"/>
            <w:kern w:val="20"/>
          </w:rPr>
          <w:t>ils ne comportent pas d’enfant cible de 6 à 59 mois au</w:t>
        </w:r>
      </w:ins>
      <w:ins w:id="225" w:author="Angèle Dilu Keti" w:date="2020-10-18T21:50:00Z">
        <w:r>
          <w:rPr>
            <w:rFonts w:eastAsia="Arial Unicode MS"/>
            <w:kern w:val="20"/>
          </w:rPr>
          <w:t xml:space="preserve"> moment de l’enquête.</w:t>
        </w:r>
      </w:ins>
    </w:p>
    <w:p w14:paraId="3872DC0D" w14:textId="691A2DBB" w:rsidR="00034148" w:rsidRPr="00F42E52" w:rsidDel="00034148" w:rsidRDefault="00034148" w:rsidP="00305419">
      <w:pPr>
        <w:pStyle w:val="Paragraphedeliste"/>
        <w:numPr>
          <w:ilvl w:val="0"/>
          <w:numId w:val="21"/>
        </w:numPr>
        <w:spacing w:before="120" w:line="276" w:lineRule="auto"/>
        <w:ind w:right="39"/>
        <w:jc w:val="both"/>
        <w:rPr>
          <w:del w:id="226" w:author="Angèle Dilu Keti" w:date="2020-10-18T21:32:00Z"/>
          <w:rFonts w:eastAsia="Arial Unicode MS"/>
          <w:kern w:val="20"/>
        </w:rPr>
      </w:pPr>
    </w:p>
    <w:p w14:paraId="1AAB5A3E" w14:textId="52FF4F5B" w:rsidR="00D71D0C" w:rsidRPr="00F42E52" w:rsidRDefault="00D71D0C" w:rsidP="00305419">
      <w:pPr>
        <w:pStyle w:val="Paragraphedeliste"/>
        <w:numPr>
          <w:ilvl w:val="0"/>
          <w:numId w:val="21"/>
        </w:numPr>
        <w:spacing w:before="120" w:line="276" w:lineRule="auto"/>
        <w:ind w:right="39"/>
        <w:jc w:val="both"/>
        <w:rPr>
          <w:rFonts w:eastAsia="Arial Unicode MS"/>
          <w:kern w:val="20"/>
        </w:rPr>
      </w:pPr>
      <w:r w:rsidRPr="00F42E52">
        <w:rPr>
          <w:rFonts w:eastAsia="Arial Unicode MS"/>
          <w:kern w:val="20"/>
        </w:rPr>
        <w:t>Entrer dans l</w:t>
      </w:r>
      <w:del w:id="227" w:author="Angèle Dilu Keti" w:date="2020-10-18T21:32:00Z">
        <w:r w:rsidRPr="00F42E52" w:rsidDel="00E71265">
          <w:rPr>
            <w:rFonts w:eastAsia="Arial Unicode MS"/>
            <w:kern w:val="20"/>
          </w:rPr>
          <w:delText>a</w:delText>
        </w:r>
      </w:del>
      <w:ins w:id="228" w:author="Angèle Dilu Keti" w:date="2020-10-18T21:32:00Z">
        <w:r w:rsidR="00E71265">
          <w:rPr>
            <w:rFonts w:eastAsia="Arial Unicode MS"/>
            <w:kern w:val="20"/>
          </w:rPr>
          <w:t>e</w:t>
        </w:r>
      </w:ins>
      <w:r w:rsidRPr="00F42E52">
        <w:rPr>
          <w:rFonts w:eastAsia="Arial Unicode MS"/>
          <w:kern w:val="20"/>
        </w:rPr>
        <w:t xml:space="preserve"> premi</w:t>
      </w:r>
      <w:ins w:id="229" w:author="Angèle Dilu Keti" w:date="2020-10-18T21:32:00Z">
        <w:r w:rsidR="00E71265">
          <w:rPr>
            <w:rFonts w:eastAsia="Arial Unicode MS"/>
            <w:kern w:val="20"/>
          </w:rPr>
          <w:t xml:space="preserve">er ménage de la liste des 15 ménages pour enrôler les </w:t>
        </w:r>
      </w:ins>
      <w:ins w:id="230" w:author="Angèle Dilu Keti" w:date="2020-10-18T21:33:00Z">
        <w:r w:rsidR="00E71265">
          <w:rPr>
            <w:rFonts w:eastAsia="Arial Unicode MS"/>
            <w:kern w:val="20"/>
          </w:rPr>
          <w:t xml:space="preserve">cibles d’enfants </w:t>
        </w:r>
      </w:ins>
      <w:del w:id="231" w:author="Angèle Dilu Keti" w:date="2020-10-18T21:32:00Z">
        <w:r w:rsidRPr="00F42E52" w:rsidDel="00E71265">
          <w:rPr>
            <w:rFonts w:eastAsia="Arial Unicode MS"/>
            <w:kern w:val="20"/>
          </w:rPr>
          <w:delText>ère</w:delText>
        </w:r>
      </w:del>
      <w:del w:id="232" w:author="Angèle Dilu Keti" w:date="2020-10-18T21:33:00Z">
        <w:r w:rsidRPr="00F42E52" w:rsidDel="00E71265">
          <w:rPr>
            <w:rFonts w:eastAsia="Arial Unicode MS"/>
            <w:kern w:val="20"/>
          </w:rPr>
          <w:delText xml:space="preserve"> </w:delText>
        </w:r>
        <w:r w:rsidR="006773C5" w:rsidRPr="00F42E52" w:rsidDel="00E71265">
          <w:rPr>
            <w:rFonts w:eastAsia="Arial Unicode MS"/>
            <w:kern w:val="20"/>
          </w:rPr>
          <w:delText>parcelle/</w:delText>
        </w:r>
        <w:r w:rsidRPr="00F42E52" w:rsidDel="00E71265">
          <w:rPr>
            <w:rFonts w:eastAsia="Arial Unicode MS"/>
            <w:kern w:val="20"/>
          </w:rPr>
          <w:delText>maison tirée pour enrôler les cibles</w:delText>
        </w:r>
        <w:r w:rsidR="009000E6" w:rsidRPr="00F42E52" w:rsidDel="00E71265">
          <w:rPr>
            <w:rFonts w:eastAsia="Arial Unicode MS"/>
            <w:kern w:val="20"/>
          </w:rPr>
          <w:delText xml:space="preserve"> enfants de</w:delText>
        </w:r>
        <w:r w:rsidR="005E5CC8" w:rsidDel="00E71265">
          <w:rPr>
            <w:rFonts w:eastAsia="Arial Unicode MS"/>
            <w:kern w:val="20"/>
          </w:rPr>
          <w:delText xml:space="preserve"> </w:delText>
        </w:r>
        <w:r w:rsidR="005E5CC8" w:rsidRPr="005E5CC8" w:rsidDel="00E71265">
          <w:rPr>
            <w:rFonts w:eastAsia="Arial Unicode MS"/>
            <w:color w:val="FF0000"/>
            <w:kern w:val="20"/>
            <w:highlight w:val="yellow"/>
          </w:rPr>
          <w:delText>(</w:delText>
        </w:r>
        <w:commentRangeStart w:id="233"/>
        <w:r w:rsidR="005E5CC8" w:rsidRPr="005E5CC8" w:rsidDel="00E71265">
          <w:rPr>
            <w:rFonts w:eastAsia="Arial Unicode MS"/>
            <w:color w:val="FF0000"/>
            <w:kern w:val="20"/>
            <w:highlight w:val="yellow"/>
          </w:rPr>
          <w:delText>confère</w:delText>
        </w:r>
        <w:commentRangeEnd w:id="233"/>
        <w:r w:rsidR="00AC1F4D" w:rsidDel="00E71265">
          <w:rPr>
            <w:rStyle w:val="Marquedecommentaire"/>
          </w:rPr>
          <w:commentReference w:id="233"/>
        </w:r>
        <w:r w:rsidR="005E5CC8" w:rsidRPr="005E5CC8" w:rsidDel="00E71265">
          <w:rPr>
            <w:rFonts w:eastAsia="Arial Unicode MS"/>
            <w:color w:val="FF0000"/>
            <w:kern w:val="20"/>
            <w:highlight w:val="yellow"/>
          </w:rPr>
          <w:delText xml:space="preserve"> tableau I) ….…………</w:delText>
        </w:r>
        <w:r w:rsidR="009000E6" w:rsidRPr="00F42E52" w:rsidDel="00E71265">
          <w:rPr>
            <w:rFonts w:eastAsia="Arial Unicode MS"/>
            <w:kern w:val="20"/>
          </w:rPr>
          <w:delText xml:space="preserve"> </w:delText>
        </w:r>
      </w:del>
      <w:ins w:id="234" w:author="Angèle Dilu Keti" w:date="2020-10-18T21:34:00Z">
        <w:r w:rsidR="00E71265">
          <w:rPr>
            <w:rFonts w:eastAsia="Arial Unicode MS"/>
            <w:kern w:val="20"/>
          </w:rPr>
          <w:t xml:space="preserve">, </w:t>
        </w:r>
      </w:ins>
      <w:del w:id="235" w:author="Angèle Dilu Keti" w:date="2020-10-18T21:33:00Z">
        <w:r w:rsidR="005E5CC8" w:rsidRPr="00F42E52" w:rsidDel="00E71265">
          <w:rPr>
            <w:rFonts w:eastAsia="Arial Unicode MS"/>
            <w:kern w:val="20"/>
          </w:rPr>
          <w:delText>(</w:delText>
        </w:r>
      </w:del>
      <w:r w:rsidR="005E5CC8">
        <w:rPr>
          <w:rFonts w:eastAsia="Arial Unicode MS"/>
          <w:kern w:val="20"/>
        </w:rPr>
        <w:t xml:space="preserve">soit </w:t>
      </w:r>
      <w:r w:rsidR="009000E6" w:rsidRPr="00F42E52">
        <w:rPr>
          <w:rFonts w:eastAsia="Arial Unicode MS"/>
          <w:kern w:val="20"/>
        </w:rPr>
        <w:t>6 à 59 mois</w:t>
      </w:r>
      <w:r w:rsidR="005E5CC8">
        <w:rPr>
          <w:rFonts w:eastAsia="Arial Unicode MS"/>
          <w:kern w:val="20"/>
        </w:rPr>
        <w:t xml:space="preserve"> pendant la campagne</w:t>
      </w:r>
      <w:ins w:id="236" w:author="Angèle Dilu Keti" w:date="2020-10-18T21:34:00Z">
        <w:r w:rsidR="00E71265">
          <w:rPr>
            <w:rFonts w:eastAsia="Arial Unicode MS"/>
            <w:kern w:val="20"/>
          </w:rPr>
          <w:t xml:space="preserve"> (Cfr. Tableau des âges) </w:t>
        </w:r>
      </w:ins>
      <w:del w:id="237" w:author="Angèle Dilu Keti" w:date="2020-10-18T21:33:00Z">
        <w:r w:rsidR="009000E6" w:rsidRPr="00F42E52" w:rsidDel="00E71265">
          <w:rPr>
            <w:rFonts w:eastAsia="Arial Unicode MS"/>
            <w:kern w:val="20"/>
          </w:rPr>
          <w:delText>)</w:delText>
        </w:r>
      </w:del>
      <w:r w:rsidRPr="00F42E52">
        <w:rPr>
          <w:rFonts w:eastAsia="Arial Unicode MS"/>
          <w:kern w:val="20"/>
        </w:rPr>
        <w:t>.</w:t>
      </w:r>
    </w:p>
    <w:p w14:paraId="3AB1B03A" w14:textId="3668CFF0" w:rsidR="00D71D0C" w:rsidRPr="00F42E52" w:rsidRDefault="00D71D0C" w:rsidP="00305419">
      <w:pPr>
        <w:pStyle w:val="Paragraphedeliste"/>
        <w:numPr>
          <w:ilvl w:val="0"/>
          <w:numId w:val="21"/>
        </w:numPr>
        <w:spacing w:before="120" w:line="276" w:lineRule="auto"/>
        <w:ind w:right="39"/>
        <w:jc w:val="both"/>
        <w:rPr>
          <w:rFonts w:eastAsia="Arial Unicode MS"/>
          <w:i/>
          <w:kern w:val="20"/>
        </w:rPr>
      </w:pPr>
      <w:commentRangeStart w:id="238"/>
      <w:r w:rsidRPr="00F42E52">
        <w:rPr>
          <w:rFonts w:eastAsia="Arial Unicode MS"/>
          <w:i/>
          <w:kern w:val="20"/>
        </w:rPr>
        <w:t xml:space="preserve">Si toutes les </w:t>
      </w:r>
      <w:del w:id="239" w:author="Angèle Dilu Keti" w:date="2020-10-18T21:34:00Z">
        <w:r w:rsidR="006773C5" w:rsidRPr="00F42E52" w:rsidDel="00E71265">
          <w:rPr>
            <w:rFonts w:eastAsia="Arial Unicode MS"/>
            <w:i/>
            <w:kern w:val="20"/>
          </w:rPr>
          <w:delText>parcelles/maisons</w:delText>
        </w:r>
      </w:del>
      <w:ins w:id="240" w:author="Angèle Dilu Keti" w:date="2020-10-18T21:34:00Z">
        <w:r w:rsidR="00E71265">
          <w:rPr>
            <w:rFonts w:eastAsia="Arial Unicode MS"/>
            <w:i/>
            <w:kern w:val="20"/>
          </w:rPr>
          <w:t>ménage</w:t>
        </w:r>
      </w:ins>
      <w:ins w:id="241" w:author="Angèle Dilu Keti" w:date="2020-10-20T16:51:00Z">
        <w:r w:rsidR="00933120">
          <w:rPr>
            <w:rFonts w:eastAsia="Arial Unicode MS"/>
            <w:i/>
            <w:kern w:val="20"/>
          </w:rPr>
          <w:t>s</w:t>
        </w:r>
      </w:ins>
      <w:r w:rsidR="00F1595C" w:rsidRPr="00F42E52">
        <w:rPr>
          <w:rFonts w:eastAsia="Arial Unicode MS"/>
          <w:i/>
          <w:kern w:val="20"/>
        </w:rPr>
        <w:t xml:space="preserve"> </w:t>
      </w:r>
      <w:del w:id="242" w:author="Angèle Dilu Keti" w:date="2020-10-18T21:34:00Z">
        <w:r w:rsidRPr="00F42E52" w:rsidDel="00E71265">
          <w:rPr>
            <w:rFonts w:eastAsia="Arial Unicode MS"/>
            <w:i/>
            <w:kern w:val="20"/>
          </w:rPr>
          <w:delText>d</w:delText>
        </w:r>
      </w:del>
      <w:ins w:id="243" w:author="Angèle Dilu Keti" w:date="2020-10-18T21:34:00Z">
        <w:r w:rsidR="00E71265">
          <w:rPr>
            <w:rFonts w:eastAsia="Arial Unicode MS"/>
            <w:i/>
            <w:kern w:val="20"/>
          </w:rPr>
          <w:t xml:space="preserve">de la grappe de travail </w:t>
        </w:r>
      </w:ins>
      <w:del w:id="244" w:author="Angèle Dilu Keti" w:date="2020-10-18T21:34:00Z">
        <w:r w:rsidRPr="00F42E52" w:rsidDel="00E71265">
          <w:rPr>
            <w:rFonts w:eastAsia="Arial Unicode MS"/>
            <w:i/>
            <w:kern w:val="20"/>
          </w:rPr>
          <w:delText xml:space="preserve">u secteur </w:delText>
        </w:r>
      </w:del>
      <w:r w:rsidRPr="00F42E52">
        <w:rPr>
          <w:rFonts w:eastAsia="Arial Unicode MS"/>
          <w:i/>
          <w:kern w:val="20"/>
        </w:rPr>
        <w:t>sont visité</w:t>
      </w:r>
      <w:del w:id="245" w:author="Angèle Dilu Keti" w:date="2020-10-18T21:34:00Z">
        <w:r w:rsidRPr="00F42E52" w:rsidDel="00E71265">
          <w:rPr>
            <w:rFonts w:eastAsia="Arial Unicode MS"/>
            <w:i/>
            <w:kern w:val="20"/>
          </w:rPr>
          <w:delText>e</w:delText>
        </w:r>
      </w:del>
      <w:r w:rsidRPr="00F42E52">
        <w:rPr>
          <w:rFonts w:eastAsia="Arial Unicode MS"/>
          <w:i/>
          <w:kern w:val="20"/>
        </w:rPr>
        <w:t xml:space="preserve">s et que le nombre de cibles n’est toujours pas atteint, </w:t>
      </w:r>
      <w:ins w:id="246" w:author="Angèle Dilu Keti" w:date="2020-10-18T21:35:00Z">
        <w:r w:rsidR="00E71265">
          <w:rPr>
            <w:rFonts w:eastAsia="Arial Unicode MS"/>
            <w:i/>
            <w:kern w:val="20"/>
          </w:rPr>
          <w:t xml:space="preserve">une seconde liste des ménages échantillonnées sera fourni par le point focal et le bureau central </w:t>
        </w:r>
      </w:ins>
      <w:del w:id="247" w:author="Angèle Dilu Keti" w:date="2020-10-18T21:36:00Z">
        <w:r w:rsidRPr="00F42E52" w:rsidDel="00E71265">
          <w:rPr>
            <w:rFonts w:eastAsia="Arial Unicode MS"/>
            <w:i/>
            <w:kern w:val="20"/>
          </w:rPr>
          <w:delText xml:space="preserve">tirer un autre secteur dans la </w:delText>
        </w:r>
        <w:r w:rsidR="00F1595C" w:rsidRPr="00F42E52" w:rsidDel="00E71265">
          <w:rPr>
            <w:rFonts w:eastAsia="Arial Unicode MS"/>
            <w:i/>
            <w:kern w:val="20"/>
          </w:rPr>
          <w:delText>grappe (</w:delText>
        </w:r>
        <w:r w:rsidRPr="00F42E52" w:rsidDel="00E71265">
          <w:rPr>
            <w:rFonts w:eastAsia="Arial Unicode MS"/>
            <w:i/>
            <w:kern w:val="20"/>
          </w:rPr>
          <w:delText>localité</w:delText>
        </w:r>
        <w:r w:rsidR="00F1595C" w:rsidRPr="00F42E52" w:rsidDel="00E71265">
          <w:rPr>
            <w:rFonts w:eastAsia="Arial Unicode MS"/>
            <w:i/>
            <w:kern w:val="20"/>
          </w:rPr>
          <w:delText>)</w:delText>
        </w:r>
        <w:r w:rsidRPr="00F42E52" w:rsidDel="00E71265">
          <w:rPr>
            <w:rFonts w:eastAsia="Arial Unicode MS"/>
            <w:i/>
            <w:kern w:val="20"/>
          </w:rPr>
          <w:delText xml:space="preserve"> </w:delText>
        </w:r>
      </w:del>
      <w:r w:rsidRPr="00F42E52">
        <w:rPr>
          <w:rFonts w:eastAsia="Arial Unicode MS"/>
          <w:i/>
          <w:kern w:val="20"/>
        </w:rPr>
        <w:t>et reprendre les mêmes étapes que ci-dessus mentionnées.</w:t>
      </w:r>
    </w:p>
    <w:commentRangeEnd w:id="238"/>
    <w:p w14:paraId="4DC26149" w14:textId="77777777" w:rsidR="00D71D0C" w:rsidRPr="00F42E52" w:rsidRDefault="00E71265" w:rsidP="00305419">
      <w:pPr>
        <w:spacing w:before="120" w:line="276" w:lineRule="auto"/>
        <w:ind w:right="936"/>
        <w:jc w:val="both"/>
        <w:rPr>
          <w:rFonts w:eastAsia="Arial Unicode MS"/>
          <w:kern w:val="20"/>
        </w:rPr>
      </w:pPr>
      <w:r>
        <w:rPr>
          <w:rStyle w:val="Marquedecommentaire"/>
        </w:rPr>
        <w:commentReference w:id="238"/>
      </w:r>
    </w:p>
    <w:p w14:paraId="351AFA8C" w14:textId="1D022BB0" w:rsidR="00D71D0C" w:rsidRPr="00F42E52" w:rsidRDefault="00D71D0C" w:rsidP="00305419">
      <w:pPr>
        <w:spacing w:before="120" w:line="276" w:lineRule="auto"/>
        <w:ind w:right="936"/>
        <w:jc w:val="both"/>
        <w:rPr>
          <w:rFonts w:eastAsia="Arial Unicode MS"/>
          <w:b/>
          <w:bCs/>
          <w:kern w:val="20"/>
        </w:rPr>
      </w:pPr>
      <w:del w:id="248" w:author="Angèle Dilu Keti" w:date="2020-10-18T21:37:00Z">
        <w:r w:rsidRPr="00F42E52" w:rsidDel="00E71265">
          <w:rPr>
            <w:rFonts w:eastAsia="Arial Unicode MS"/>
            <w:b/>
            <w:bCs/>
            <w:kern w:val="20"/>
          </w:rPr>
          <w:delText>NB:</w:delText>
        </w:r>
      </w:del>
      <w:ins w:id="249" w:author="Angèle Dilu Keti" w:date="2020-10-18T21:37:00Z">
        <w:r w:rsidR="00E71265" w:rsidRPr="00F42E52">
          <w:rPr>
            <w:rFonts w:eastAsia="Arial Unicode MS"/>
            <w:b/>
            <w:bCs/>
            <w:kern w:val="20"/>
          </w:rPr>
          <w:t>NB :</w:t>
        </w:r>
      </w:ins>
      <w:r w:rsidRPr="00F42E52">
        <w:rPr>
          <w:rFonts w:eastAsia="Arial Unicode MS"/>
          <w:b/>
          <w:bCs/>
          <w:kern w:val="20"/>
        </w:rPr>
        <w:t xml:space="preserve"> </w:t>
      </w:r>
    </w:p>
    <w:p w14:paraId="670A9C35" w14:textId="569DB01D" w:rsidR="00D71D0C" w:rsidRPr="00F42E52" w:rsidRDefault="00D71D0C" w:rsidP="00305419">
      <w:pPr>
        <w:tabs>
          <w:tab w:val="left" w:pos="9498"/>
        </w:tabs>
        <w:spacing w:before="120" w:line="276" w:lineRule="auto"/>
        <w:ind w:right="39"/>
        <w:jc w:val="both"/>
        <w:rPr>
          <w:color w:val="000000" w:themeColor="text1"/>
          <w:kern w:val="20"/>
        </w:rPr>
      </w:pPr>
      <w:r w:rsidRPr="00F42E52">
        <w:rPr>
          <w:rFonts w:eastAsia="Arial Unicode MS"/>
          <w:kern w:val="20"/>
        </w:rPr>
        <w:t>1</w:t>
      </w:r>
      <w:r w:rsidRPr="00F42E52">
        <w:rPr>
          <w:color w:val="000000" w:themeColor="text1"/>
          <w:kern w:val="20"/>
        </w:rPr>
        <w:t xml:space="preserve">) Inscrire </w:t>
      </w:r>
      <w:r w:rsidRPr="00392DAB">
        <w:rPr>
          <w:color w:val="000000" w:themeColor="text1"/>
          <w:kern w:val="20"/>
        </w:rPr>
        <w:t>«</w:t>
      </w:r>
      <w:r w:rsidR="00A67FC9" w:rsidRPr="00392DAB">
        <w:rPr>
          <w:color w:val="000000" w:themeColor="text1"/>
          <w:kern w:val="20"/>
        </w:rPr>
        <w:t xml:space="preserve"> </w:t>
      </w:r>
      <w:commentRangeStart w:id="250"/>
      <w:del w:id="251" w:author="Angèle Dilu Keti" w:date="2020-10-18T21:37:00Z">
        <w:r w:rsidR="00A67FC9" w:rsidRPr="00392DAB" w:rsidDel="00E71265">
          <w:rPr>
            <w:color w:val="000000" w:themeColor="text1"/>
            <w:kern w:val="20"/>
          </w:rPr>
          <w:delText>EPCR</w:delText>
        </w:r>
        <w:r w:rsidRPr="00392DAB" w:rsidDel="00E71265">
          <w:rPr>
            <w:color w:val="000000" w:themeColor="text1"/>
            <w:kern w:val="20"/>
          </w:rPr>
          <w:delText>15</w:delText>
        </w:r>
      </w:del>
      <w:ins w:id="252" w:author="Angèle Dilu Keti" w:date="2020-10-18T21:37:00Z">
        <w:r w:rsidR="00E71265" w:rsidRPr="00392DAB">
          <w:rPr>
            <w:color w:val="000000" w:themeColor="text1"/>
            <w:kern w:val="20"/>
          </w:rPr>
          <w:t>EPC</w:t>
        </w:r>
        <w:r w:rsidR="00E71265" w:rsidRPr="00392DAB">
          <w:rPr>
            <w:color w:val="000000" w:themeColor="text1"/>
            <w:kern w:val="20"/>
            <w:rPrChange w:id="253" w:author="Angèle Dilu Keti" w:date="2020-10-21T18:52:00Z">
              <w:rPr>
                <w:color w:val="000000" w:themeColor="text1"/>
                <w:kern w:val="20"/>
                <w:highlight w:val="yellow"/>
              </w:rPr>
            </w:rPrChange>
          </w:rPr>
          <w:t>S</w:t>
        </w:r>
        <w:r w:rsidR="00E71265" w:rsidRPr="00392DAB">
          <w:rPr>
            <w:color w:val="000000" w:themeColor="text1"/>
            <w:kern w:val="20"/>
          </w:rPr>
          <w:t>R</w:t>
        </w:r>
        <w:r w:rsidR="00E71265" w:rsidRPr="00392DAB">
          <w:rPr>
            <w:color w:val="000000" w:themeColor="text1"/>
            <w:kern w:val="20"/>
            <w:rPrChange w:id="254" w:author="Angèle Dilu Keti" w:date="2020-10-21T18:52:00Z">
              <w:rPr>
                <w:color w:val="000000" w:themeColor="text1"/>
                <w:kern w:val="20"/>
                <w:highlight w:val="yellow"/>
              </w:rPr>
            </w:rPrChange>
          </w:rPr>
          <w:t>19</w:t>
        </w:r>
      </w:ins>
      <w:r w:rsidRPr="00392DAB">
        <w:rPr>
          <w:color w:val="000000" w:themeColor="text1"/>
          <w:kern w:val="20"/>
        </w:rPr>
        <w:t>/N</w:t>
      </w:r>
      <w:del w:id="255" w:author="Angèle Dilu Keti" w:date="2020-10-21T18:54:00Z">
        <w:r w:rsidR="00B730DF" w:rsidRPr="00392DAB" w:rsidDel="00392DAB">
          <w:rPr>
            <w:color w:val="000000" w:themeColor="text1"/>
            <w:kern w:val="20"/>
          </w:rPr>
          <w:delText>°….</w:delText>
        </w:r>
      </w:del>
      <w:commentRangeEnd w:id="250"/>
      <w:ins w:id="256" w:author="Angèle Dilu Keti" w:date="2020-10-21T18:54:00Z">
        <w:r w:rsidR="00392DAB" w:rsidRPr="00392DAB">
          <w:rPr>
            <w:color w:val="000000" w:themeColor="text1"/>
            <w:kern w:val="20"/>
          </w:rPr>
          <w:t>°…</w:t>
        </w:r>
      </w:ins>
      <w:r w:rsidR="00AC1F4D" w:rsidRPr="00392DAB">
        <w:rPr>
          <w:rStyle w:val="Marquedecommentaire"/>
        </w:rPr>
        <w:commentReference w:id="250"/>
      </w:r>
      <w:r w:rsidRPr="00F42E52">
        <w:rPr>
          <w:color w:val="000000" w:themeColor="text1"/>
          <w:kern w:val="20"/>
        </w:rPr>
        <w:t xml:space="preserve"> d</w:t>
      </w:r>
      <w:r w:rsidR="006773C5" w:rsidRPr="00F42E52">
        <w:rPr>
          <w:color w:val="000000" w:themeColor="text1"/>
          <w:kern w:val="20"/>
        </w:rPr>
        <w:t>’</w:t>
      </w:r>
      <w:r w:rsidRPr="00F42E52">
        <w:rPr>
          <w:color w:val="000000" w:themeColor="text1"/>
          <w:kern w:val="20"/>
        </w:rPr>
        <w:t>ordre ménage échantillon</w:t>
      </w:r>
      <w:del w:id="257" w:author="Angèle Dilu Keti" w:date="2020-10-21T18:55:00Z">
        <w:r w:rsidRPr="00F42E52" w:rsidDel="00392DAB">
          <w:rPr>
            <w:color w:val="000000" w:themeColor="text1"/>
            <w:kern w:val="20"/>
          </w:rPr>
          <w:delText xml:space="preserve"> »à</w:delText>
        </w:r>
      </w:del>
      <w:ins w:id="258" w:author="Angèle Dilu Keti" w:date="2020-10-21T18:55:00Z">
        <w:r w:rsidR="00392DAB" w:rsidRPr="00F42E52">
          <w:rPr>
            <w:color w:val="000000" w:themeColor="text1"/>
            <w:kern w:val="20"/>
          </w:rPr>
          <w:t xml:space="preserve"> » à</w:t>
        </w:r>
      </w:ins>
      <w:r w:rsidRPr="00F42E52">
        <w:rPr>
          <w:color w:val="000000" w:themeColor="text1"/>
          <w:kern w:val="20"/>
        </w:rPr>
        <w:t xml:space="preserve"> la craie et à un endroit visible.</w:t>
      </w:r>
    </w:p>
    <w:p w14:paraId="1D1784CF" w14:textId="77777777" w:rsidR="00D247C4" w:rsidRDefault="00D71D0C" w:rsidP="00305419">
      <w:pPr>
        <w:tabs>
          <w:tab w:val="left" w:pos="9498"/>
        </w:tabs>
        <w:spacing w:before="120" w:line="276" w:lineRule="auto"/>
        <w:ind w:right="39"/>
        <w:jc w:val="both"/>
        <w:rPr>
          <w:color w:val="000000" w:themeColor="text1"/>
          <w:kern w:val="20"/>
        </w:rPr>
      </w:pPr>
      <w:r w:rsidRPr="00F42E52">
        <w:rPr>
          <w:color w:val="000000" w:themeColor="text1"/>
          <w:kern w:val="20"/>
        </w:rPr>
        <w:t>2) L</w:t>
      </w:r>
      <w:r w:rsidR="006773C5" w:rsidRPr="00F42E52">
        <w:rPr>
          <w:color w:val="000000" w:themeColor="text1"/>
          <w:kern w:val="20"/>
        </w:rPr>
        <w:t>’</w:t>
      </w:r>
      <w:r w:rsidRPr="00F42E52">
        <w:rPr>
          <w:color w:val="000000" w:themeColor="text1"/>
          <w:kern w:val="20"/>
        </w:rPr>
        <w:t>enquêteur doit s</w:t>
      </w:r>
      <w:r w:rsidR="006773C5" w:rsidRPr="00F42E52">
        <w:rPr>
          <w:color w:val="000000" w:themeColor="text1"/>
          <w:kern w:val="20"/>
        </w:rPr>
        <w:t>’</w:t>
      </w:r>
      <w:r w:rsidRPr="00F42E52">
        <w:rPr>
          <w:color w:val="000000" w:themeColor="text1"/>
          <w:kern w:val="20"/>
        </w:rPr>
        <w:t>organiser pour visiter les ménages aux heures adapté</w:t>
      </w:r>
      <w:r w:rsidR="00701DA8" w:rsidRPr="00F42E52">
        <w:rPr>
          <w:color w:val="000000" w:themeColor="text1"/>
          <w:kern w:val="20"/>
        </w:rPr>
        <w:t xml:space="preserve">es au contexte afin </w:t>
      </w:r>
      <w:r w:rsidRPr="00F42E52">
        <w:rPr>
          <w:color w:val="000000" w:themeColor="text1"/>
          <w:kern w:val="20"/>
        </w:rPr>
        <w:t>d</w:t>
      </w:r>
      <w:r w:rsidR="006773C5" w:rsidRPr="00F42E52">
        <w:rPr>
          <w:color w:val="000000" w:themeColor="text1"/>
          <w:kern w:val="20"/>
        </w:rPr>
        <w:t>’</w:t>
      </w:r>
      <w:r w:rsidRPr="00F42E52">
        <w:rPr>
          <w:color w:val="000000" w:themeColor="text1"/>
          <w:kern w:val="20"/>
        </w:rPr>
        <w:t xml:space="preserve">augmenter </w:t>
      </w:r>
      <w:r w:rsidR="00A67FC9" w:rsidRPr="00F42E52">
        <w:rPr>
          <w:color w:val="000000" w:themeColor="text1"/>
          <w:kern w:val="20"/>
        </w:rPr>
        <w:t>les chances de trouver la mère ou la personne qui prend soin d</w:t>
      </w:r>
      <w:r w:rsidR="007A77EE" w:rsidRPr="00F42E52">
        <w:rPr>
          <w:color w:val="000000" w:themeColor="text1"/>
          <w:kern w:val="20"/>
        </w:rPr>
        <w:t>e l’enfant</w:t>
      </w:r>
      <w:r w:rsidR="004B553B">
        <w:rPr>
          <w:color w:val="000000" w:themeColor="text1"/>
          <w:kern w:val="20"/>
        </w:rPr>
        <w:t xml:space="preserve"> </w:t>
      </w:r>
      <w:r w:rsidR="00D247C4">
        <w:rPr>
          <w:color w:val="000000" w:themeColor="text1"/>
          <w:kern w:val="20"/>
        </w:rPr>
        <w:t>dans le</w:t>
      </w:r>
      <w:r w:rsidRPr="00F42E52">
        <w:rPr>
          <w:color w:val="000000" w:themeColor="text1"/>
          <w:kern w:val="20"/>
        </w:rPr>
        <w:t xml:space="preserve"> m</w:t>
      </w:r>
      <w:r w:rsidR="00D247C4">
        <w:rPr>
          <w:color w:val="000000" w:themeColor="text1"/>
          <w:kern w:val="20"/>
        </w:rPr>
        <w:t>énage</w:t>
      </w:r>
      <w:r w:rsidRPr="00F42E52">
        <w:rPr>
          <w:color w:val="000000" w:themeColor="text1"/>
          <w:kern w:val="20"/>
        </w:rPr>
        <w:t xml:space="preserve">. </w:t>
      </w:r>
    </w:p>
    <w:p w14:paraId="2A4EADBA" w14:textId="40E5F400" w:rsidR="00D247C4" w:rsidRDefault="00D71D0C" w:rsidP="00305419">
      <w:pPr>
        <w:tabs>
          <w:tab w:val="left" w:pos="9498"/>
        </w:tabs>
        <w:spacing w:before="120" w:line="276" w:lineRule="auto"/>
        <w:ind w:right="39"/>
        <w:jc w:val="both"/>
        <w:rPr>
          <w:color w:val="FF0000"/>
          <w:kern w:val="20"/>
        </w:rPr>
      </w:pPr>
      <w:r w:rsidRPr="00F42E52">
        <w:rPr>
          <w:color w:val="FF0000"/>
          <w:kern w:val="20"/>
        </w:rPr>
        <w:t>Au cas où</w:t>
      </w:r>
      <w:r w:rsidR="00701DA8" w:rsidRPr="00F42E52">
        <w:rPr>
          <w:color w:val="FF0000"/>
          <w:kern w:val="20"/>
        </w:rPr>
        <w:t xml:space="preserve"> </w:t>
      </w:r>
      <w:r w:rsidRPr="00F42E52">
        <w:rPr>
          <w:color w:val="FF0000"/>
          <w:kern w:val="20"/>
        </w:rPr>
        <w:t>l</w:t>
      </w:r>
      <w:r w:rsidR="006773C5" w:rsidRPr="00F42E52">
        <w:rPr>
          <w:color w:val="FF0000"/>
          <w:kern w:val="20"/>
        </w:rPr>
        <w:t>’</w:t>
      </w:r>
      <w:r w:rsidRPr="00F42E52">
        <w:rPr>
          <w:color w:val="FF0000"/>
          <w:kern w:val="20"/>
        </w:rPr>
        <w:t xml:space="preserve">enquêteur enregistre </w:t>
      </w:r>
      <w:r w:rsidR="00D247C4">
        <w:rPr>
          <w:color w:val="FF0000"/>
          <w:kern w:val="20"/>
        </w:rPr>
        <w:t>un</w:t>
      </w:r>
      <w:r w:rsidRPr="00F42E52">
        <w:rPr>
          <w:color w:val="FF0000"/>
          <w:kern w:val="20"/>
        </w:rPr>
        <w:t xml:space="preserve"> refus malgré tout ou </w:t>
      </w:r>
      <w:r w:rsidR="00D247C4">
        <w:rPr>
          <w:color w:val="FF0000"/>
          <w:kern w:val="20"/>
        </w:rPr>
        <w:t>une</w:t>
      </w:r>
      <w:r w:rsidRPr="00F42E52">
        <w:rPr>
          <w:color w:val="FF0000"/>
          <w:kern w:val="20"/>
        </w:rPr>
        <w:t xml:space="preserve"> absence</w:t>
      </w:r>
      <w:r w:rsidR="00D247C4">
        <w:rPr>
          <w:color w:val="FF0000"/>
          <w:kern w:val="20"/>
        </w:rPr>
        <w:t xml:space="preserve"> prolongée dans un ménage</w:t>
      </w:r>
      <w:r w:rsidRPr="00F42E52">
        <w:rPr>
          <w:color w:val="FF0000"/>
          <w:kern w:val="20"/>
        </w:rPr>
        <w:t xml:space="preserve">, </w:t>
      </w:r>
      <w:r w:rsidR="00B730DF" w:rsidRPr="00F42E52">
        <w:rPr>
          <w:color w:val="FF0000"/>
          <w:kern w:val="20"/>
        </w:rPr>
        <w:t>il</w:t>
      </w:r>
      <w:r w:rsidRPr="00F42E52">
        <w:rPr>
          <w:color w:val="FF0000"/>
          <w:kern w:val="20"/>
        </w:rPr>
        <w:t xml:space="preserve"> renseigner</w:t>
      </w:r>
      <w:r w:rsidR="00B730DF" w:rsidRPr="00F42E52">
        <w:rPr>
          <w:color w:val="FF0000"/>
          <w:kern w:val="20"/>
        </w:rPr>
        <w:t>a</w:t>
      </w:r>
      <w:r w:rsidRPr="00F42E52">
        <w:rPr>
          <w:color w:val="FF0000"/>
          <w:kern w:val="20"/>
        </w:rPr>
        <w:t xml:space="preserve"> les deux premières parties (IDEN</w:t>
      </w:r>
      <w:r w:rsidR="00B730DF" w:rsidRPr="00F42E52">
        <w:rPr>
          <w:color w:val="FF0000"/>
          <w:kern w:val="20"/>
        </w:rPr>
        <w:t>TI</w:t>
      </w:r>
      <w:r w:rsidRPr="00F42E52">
        <w:rPr>
          <w:color w:val="FF0000"/>
          <w:kern w:val="20"/>
        </w:rPr>
        <w:t xml:space="preserve">FICATION ; et </w:t>
      </w:r>
      <w:r w:rsidR="00D247C4">
        <w:rPr>
          <w:color w:val="FF0000"/>
          <w:kern w:val="20"/>
        </w:rPr>
        <w:t>PROFIL DU MENAGE DE L’ENFANT</w:t>
      </w:r>
      <w:r w:rsidRPr="00F42E52">
        <w:rPr>
          <w:color w:val="FF0000"/>
          <w:kern w:val="20"/>
        </w:rPr>
        <w:t xml:space="preserve">), puis la </w:t>
      </w:r>
      <w:r w:rsidR="00D247C4">
        <w:rPr>
          <w:color w:val="FF0000"/>
          <w:kern w:val="20"/>
        </w:rPr>
        <w:t xml:space="preserve">variable « Résultat de </w:t>
      </w:r>
      <w:del w:id="259" w:author="Angèle Dilu Keti" w:date="2020-10-18T21:42:00Z">
        <w:r w:rsidR="00D247C4" w:rsidDel="00303881">
          <w:rPr>
            <w:color w:val="FF0000"/>
            <w:kern w:val="20"/>
          </w:rPr>
          <w:delText>l’enquête </w:delText>
        </w:r>
      </w:del>
      <w:ins w:id="260" w:author="Angèle Dilu Keti" w:date="2020-10-18T21:42:00Z">
        <w:r w:rsidR="00303881">
          <w:rPr>
            <w:color w:val="FF0000"/>
            <w:kern w:val="20"/>
          </w:rPr>
          <w:t xml:space="preserve">la </w:t>
        </w:r>
      </w:ins>
      <w:ins w:id="261" w:author="Angèle Dilu Keti" w:date="2020-10-22T08:13:00Z">
        <w:r w:rsidR="001D341C">
          <w:rPr>
            <w:color w:val="FF0000"/>
            <w:kern w:val="20"/>
          </w:rPr>
          <w:t>collecte</w:t>
        </w:r>
      </w:ins>
      <w:ins w:id="262" w:author="Angèle Dilu Keti" w:date="2020-10-18T21:42:00Z">
        <w:r w:rsidR="00303881">
          <w:rPr>
            <w:color w:val="FF0000"/>
            <w:kern w:val="20"/>
          </w:rPr>
          <w:t> </w:t>
        </w:r>
      </w:ins>
      <w:r w:rsidR="00D247C4">
        <w:rPr>
          <w:color w:val="FF0000"/>
          <w:kern w:val="20"/>
        </w:rPr>
        <w:t xml:space="preserve">» </w:t>
      </w:r>
      <w:r w:rsidRPr="00F42E52">
        <w:rPr>
          <w:color w:val="FF0000"/>
          <w:kern w:val="20"/>
        </w:rPr>
        <w:t>du questionnaire</w:t>
      </w:r>
      <w:r w:rsidR="00D247C4">
        <w:rPr>
          <w:color w:val="FF0000"/>
          <w:kern w:val="20"/>
        </w:rPr>
        <w:t xml:space="preserve"> avant de quitter le ménage</w:t>
      </w:r>
      <w:r w:rsidRPr="00F42E52">
        <w:rPr>
          <w:color w:val="FF0000"/>
          <w:kern w:val="20"/>
        </w:rPr>
        <w:t xml:space="preserve">. </w:t>
      </w:r>
    </w:p>
    <w:p w14:paraId="276B78B6" w14:textId="3E9E3A17" w:rsidR="00D71D0C" w:rsidRPr="00F42E52" w:rsidRDefault="00D71D0C" w:rsidP="00305419">
      <w:pPr>
        <w:tabs>
          <w:tab w:val="left" w:pos="9498"/>
        </w:tabs>
        <w:spacing w:before="120" w:line="276" w:lineRule="auto"/>
        <w:ind w:right="39"/>
        <w:jc w:val="both"/>
        <w:rPr>
          <w:color w:val="000000" w:themeColor="text1"/>
          <w:kern w:val="20"/>
        </w:rPr>
      </w:pPr>
      <w:r w:rsidRPr="00F42E52">
        <w:rPr>
          <w:b/>
          <w:i/>
          <w:color w:val="000000" w:themeColor="text1"/>
          <w:kern w:val="20"/>
        </w:rPr>
        <w:t>Mais que</w:t>
      </w:r>
      <w:r w:rsidR="004158DC">
        <w:rPr>
          <w:b/>
          <w:i/>
          <w:color w:val="000000" w:themeColor="text1"/>
          <w:kern w:val="20"/>
        </w:rPr>
        <w:t>l que soit le cas, l’</w:t>
      </w:r>
      <w:r w:rsidRPr="00F42E52">
        <w:rPr>
          <w:b/>
          <w:i/>
          <w:color w:val="000000" w:themeColor="text1"/>
          <w:kern w:val="20"/>
        </w:rPr>
        <w:t>enquêteur doi</w:t>
      </w:r>
      <w:r w:rsidR="004158DC">
        <w:rPr>
          <w:b/>
          <w:i/>
          <w:color w:val="000000" w:themeColor="text1"/>
          <w:kern w:val="20"/>
        </w:rPr>
        <w:t>t</w:t>
      </w:r>
      <w:r w:rsidRPr="00F42E52">
        <w:rPr>
          <w:b/>
          <w:i/>
          <w:color w:val="000000" w:themeColor="text1"/>
          <w:kern w:val="20"/>
        </w:rPr>
        <w:t xml:space="preserve"> continuer</w:t>
      </w:r>
      <w:r w:rsidR="004158DC">
        <w:rPr>
          <w:b/>
          <w:i/>
          <w:color w:val="000000" w:themeColor="text1"/>
          <w:kern w:val="20"/>
        </w:rPr>
        <w:t xml:space="preserve"> la collecte</w:t>
      </w:r>
      <w:r w:rsidRPr="00F42E52">
        <w:rPr>
          <w:b/>
          <w:i/>
          <w:color w:val="000000" w:themeColor="text1"/>
          <w:kern w:val="20"/>
        </w:rPr>
        <w:t xml:space="preserve"> pour atteindre le nombre de cibles prévues</w:t>
      </w:r>
      <w:r w:rsidR="004158DC">
        <w:rPr>
          <w:b/>
          <w:i/>
          <w:color w:val="000000" w:themeColor="text1"/>
          <w:kern w:val="20"/>
        </w:rPr>
        <w:t xml:space="preserve"> (avec </w:t>
      </w:r>
      <w:r w:rsidR="004158DC" w:rsidRPr="004158DC">
        <w:rPr>
          <w:b/>
          <w:i/>
          <w:color w:val="000000" w:themeColor="text1"/>
          <w:kern w:val="20"/>
          <w:u w:val="single"/>
        </w:rPr>
        <w:t xml:space="preserve">Résultat de la </w:t>
      </w:r>
      <w:del w:id="263" w:author="Angèle Dilu Keti" w:date="2020-10-18T21:56:00Z">
        <w:r w:rsidR="004158DC" w:rsidRPr="004158DC" w:rsidDel="00A41B3B">
          <w:rPr>
            <w:b/>
            <w:i/>
            <w:color w:val="000000" w:themeColor="text1"/>
            <w:kern w:val="20"/>
            <w:u w:val="single"/>
          </w:rPr>
          <w:delText xml:space="preserve">collecte </w:delText>
        </w:r>
      </w:del>
      <w:ins w:id="264" w:author="Angèle Dilu Keti" w:date="2020-10-22T08:13:00Z">
        <w:r w:rsidR="001D341C">
          <w:rPr>
            <w:b/>
            <w:i/>
            <w:color w:val="000000" w:themeColor="text1"/>
            <w:kern w:val="20"/>
            <w:u w:val="single"/>
          </w:rPr>
          <w:t>collecte</w:t>
        </w:r>
      </w:ins>
      <w:ins w:id="265" w:author="Angèle Dilu Keti" w:date="2020-10-18T21:56:00Z">
        <w:r w:rsidR="00A41B3B" w:rsidRPr="004158DC">
          <w:rPr>
            <w:b/>
            <w:i/>
            <w:color w:val="000000" w:themeColor="text1"/>
            <w:kern w:val="20"/>
            <w:u w:val="single"/>
          </w:rPr>
          <w:t xml:space="preserve"> </w:t>
        </w:r>
      </w:ins>
      <w:r w:rsidR="004158DC" w:rsidRPr="004158DC">
        <w:rPr>
          <w:b/>
          <w:i/>
          <w:color w:val="000000" w:themeColor="text1"/>
          <w:kern w:val="20"/>
          <w:u w:val="single"/>
        </w:rPr>
        <w:t>=</w:t>
      </w:r>
      <w:r w:rsidR="004158DC">
        <w:rPr>
          <w:b/>
          <w:i/>
          <w:color w:val="000000" w:themeColor="text1"/>
          <w:kern w:val="20"/>
          <w:u w:val="single"/>
        </w:rPr>
        <w:t xml:space="preserve"> </w:t>
      </w:r>
      <w:del w:id="266" w:author="Angèle Dilu Keti" w:date="2020-10-18T21:56:00Z">
        <w:r w:rsidR="004158DC" w:rsidRPr="004158DC" w:rsidDel="00A41B3B">
          <w:rPr>
            <w:b/>
            <w:i/>
            <w:color w:val="000000" w:themeColor="text1"/>
            <w:kern w:val="20"/>
            <w:u w:val="single"/>
          </w:rPr>
          <w:delText>oui</w:delText>
        </w:r>
      </w:del>
      <w:ins w:id="267" w:author="Angèle Dilu Keti" w:date="2020-10-18T21:56:00Z">
        <w:r w:rsidR="00A41B3B">
          <w:rPr>
            <w:b/>
            <w:i/>
            <w:color w:val="000000" w:themeColor="text1"/>
            <w:kern w:val="20"/>
            <w:u w:val="single"/>
          </w:rPr>
          <w:t>1</w:t>
        </w:r>
      </w:ins>
      <w:r w:rsidR="004158DC">
        <w:rPr>
          <w:b/>
          <w:i/>
          <w:color w:val="000000" w:themeColor="text1"/>
          <w:kern w:val="20"/>
        </w:rPr>
        <w:t>)</w:t>
      </w:r>
      <w:r w:rsidRPr="00F42E52">
        <w:rPr>
          <w:b/>
          <w:i/>
          <w:color w:val="000000" w:themeColor="text1"/>
          <w:kern w:val="20"/>
        </w:rPr>
        <w:t xml:space="preserve"> pour la grappe</w:t>
      </w:r>
      <w:r w:rsidRPr="00F42E52">
        <w:rPr>
          <w:color w:val="000000" w:themeColor="text1"/>
          <w:kern w:val="20"/>
        </w:rPr>
        <w:t>.</w:t>
      </w:r>
    </w:p>
    <w:p w14:paraId="6102A42C" w14:textId="449A71FA" w:rsidR="00B730DF" w:rsidRPr="00F42E52" w:rsidRDefault="00B730DF" w:rsidP="00305419">
      <w:pPr>
        <w:tabs>
          <w:tab w:val="left" w:pos="9498"/>
        </w:tabs>
        <w:spacing w:before="120" w:line="276" w:lineRule="auto"/>
        <w:ind w:right="39"/>
        <w:jc w:val="both"/>
        <w:rPr>
          <w:color w:val="000000" w:themeColor="text1"/>
          <w:kern w:val="20"/>
        </w:rPr>
      </w:pPr>
      <w:r w:rsidRPr="00F42E52">
        <w:rPr>
          <w:color w:val="000000" w:themeColor="text1"/>
          <w:kern w:val="20"/>
        </w:rPr>
        <w:t>Les cas de refus ou d’absence prolongée seront reconnus par le cochage de la case « Résultat</w:t>
      </w:r>
      <w:ins w:id="268" w:author="Angèle Dilu Keti" w:date="2020-10-18T21:56:00Z">
        <w:r w:rsidR="00A41B3B">
          <w:rPr>
            <w:color w:val="000000" w:themeColor="text1"/>
            <w:kern w:val="20"/>
          </w:rPr>
          <w:t xml:space="preserve"> de la col</w:t>
        </w:r>
      </w:ins>
      <w:ins w:id="269" w:author="Angèle Dilu Keti" w:date="2020-10-18T21:57:00Z">
        <w:r w:rsidR="00A41B3B">
          <w:rPr>
            <w:color w:val="000000" w:themeColor="text1"/>
            <w:kern w:val="20"/>
          </w:rPr>
          <w:t>lecte = 6</w:t>
        </w:r>
      </w:ins>
      <w:r w:rsidRPr="00F42E52">
        <w:rPr>
          <w:color w:val="000000" w:themeColor="text1"/>
          <w:kern w:val="20"/>
        </w:rPr>
        <w:t> » dans la partie IDENTIFICATION du questionnaire.</w:t>
      </w:r>
    </w:p>
    <w:p w14:paraId="3D6125D1" w14:textId="77777777" w:rsidR="00701DA8" w:rsidRPr="00F42E52" w:rsidRDefault="00701DA8" w:rsidP="00305419">
      <w:pPr>
        <w:spacing w:before="120" w:line="276" w:lineRule="auto"/>
        <w:ind w:right="40"/>
        <w:jc w:val="both"/>
        <w:rPr>
          <w:rFonts w:eastAsia="Arial Unicode MS"/>
          <w:kern w:val="20"/>
        </w:rPr>
      </w:pPr>
    </w:p>
    <w:p w14:paraId="52F4AA1A" w14:textId="77777777" w:rsidR="00D71D0C" w:rsidRPr="00F42E52" w:rsidRDefault="00D71D0C" w:rsidP="00305419">
      <w:pPr>
        <w:numPr>
          <w:ilvl w:val="0"/>
          <w:numId w:val="4"/>
        </w:numPr>
        <w:tabs>
          <w:tab w:val="clear" w:pos="288"/>
          <w:tab w:val="num" w:pos="360"/>
        </w:tabs>
        <w:spacing w:before="120" w:line="276" w:lineRule="auto"/>
        <w:jc w:val="both"/>
        <w:rPr>
          <w:rFonts w:eastAsia="Arial Unicode MS"/>
          <w:b/>
          <w:bCs/>
          <w:kern w:val="20"/>
        </w:rPr>
      </w:pPr>
      <w:r w:rsidRPr="00F42E52">
        <w:rPr>
          <w:rFonts w:eastAsia="Arial Unicode MS"/>
          <w:b/>
          <w:bCs/>
          <w:kern w:val="20"/>
        </w:rPr>
        <w:t>Au niveau du ménage</w:t>
      </w:r>
    </w:p>
    <w:p w14:paraId="0F2E85DC" w14:textId="31240E7A" w:rsidR="00D71D0C" w:rsidRPr="00477809" w:rsidDel="00933120" w:rsidRDefault="00D71D0C" w:rsidP="00305419">
      <w:pPr>
        <w:tabs>
          <w:tab w:val="left" w:pos="9498"/>
        </w:tabs>
        <w:spacing w:before="120" w:line="276" w:lineRule="auto"/>
        <w:ind w:right="39"/>
        <w:jc w:val="both"/>
        <w:rPr>
          <w:del w:id="270" w:author="Angèle Dilu Keti" w:date="2020-10-20T16:52:00Z"/>
          <w:kern w:val="20"/>
        </w:rPr>
      </w:pPr>
      <w:r w:rsidRPr="00F42E52">
        <w:rPr>
          <w:color w:val="000000" w:themeColor="text1"/>
          <w:kern w:val="20"/>
        </w:rPr>
        <w:t>Dans le ménage</w:t>
      </w:r>
      <w:ins w:id="271" w:author="Angèle Dilu Keti" w:date="2020-10-19T13:17:00Z">
        <w:r w:rsidR="00E83641">
          <w:rPr>
            <w:color w:val="000000" w:themeColor="text1"/>
            <w:kern w:val="20"/>
          </w:rPr>
          <w:t xml:space="preserve"> sélectionné</w:t>
        </w:r>
      </w:ins>
      <w:r w:rsidRPr="00F42E52">
        <w:rPr>
          <w:color w:val="000000" w:themeColor="text1"/>
          <w:kern w:val="20"/>
        </w:rPr>
        <w:t xml:space="preserve">, le questionnaire </w:t>
      </w:r>
      <w:r w:rsidR="007A77EE" w:rsidRPr="00F42E52">
        <w:rPr>
          <w:color w:val="000000" w:themeColor="text1"/>
          <w:kern w:val="20"/>
        </w:rPr>
        <w:t>sera administré à la mère ou à toute personne qui prend soin des enfan</w:t>
      </w:r>
      <w:r w:rsidR="00B730DF" w:rsidRPr="00F42E52">
        <w:rPr>
          <w:color w:val="000000" w:themeColor="text1"/>
          <w:kern w:val="20"/>
        </w:rPr>
        <w:t>t</w:t>
      </w:r>
      <w:r w:rsidR="007A77EE" w:rsidRPr="00F42E52">
        <w:rPr>
          <w:color w:val="000000" w:themeColor="text1"/>
          <w:kern w:val="20"/>
        </w:rPr>
        <w:t>s</w:t>
      </w:r>
      <w:r w:rsidRPr="00F42E52">
        <w:rPr>
          <w:color w:val="000000" w:themeColor="text1"/>
          <w:kern w:val="20"/>
        </w:rPr>
        <w:t xml:space="preserve"> cibles qui étaient éligibles pour la vaccination au cours de l</w:t>
      </w:r>
      <w:r w:rsidR="007A77EE" w:rsidRPr="00F42E52">
        <w:rPr>
          <w:color w:val="000000" w:themeColor="text1"/>
          <w:kern w:val="20"/>
        </w:rPr>
        <w:t xml:space="preserve">a campagne. Il s’agit des enfants </w:t>
      </w:r>
      <w:r w:rsidR="00824C36">
        <w:rPr>
          <w:color w:val="000000" w:themeColor="text1"/>
          <w:kern w:val="20"/>
        </w:rPr>
        <w:t xml:space="preserve">qui avaient </w:t>
      </w:r>
      <w:r w:rsidR="00824C36" w:rsidRPr="00824C36">
        <w:rPr>
          <w:b/>
          <w:i/>
          <w:color w:val="000000" w:themeColor="text1"/>
          <w:kern w:val="20"/>
        </w:rPr>
        <w:t xml:space="preserve">plus de </w:t>
      </w:r>
      <w:r w:rsidR="007A77EE" w:rsidRPr="00824C36">
        <w:rPr>
          <w:b/>
          <w:i/>
          <w:color w:val="000000" w:themeColor="text1"/>
          <w:kern w:val="20"/>
        </w:rPr>
        <w:t>6</w:t>
      </w:r>
      <w:r w:rsidRPr="00824C36">
        <w:rPr>
          <w:b/>
          <w:i/>
          <w:color w:val="000000" w:themeColor="text1"/>
          <w:kern w:val="20"/>
        </w:rPr>
        <w:t xml:space="preserve"> mois</w:t>
      </w:r>
      <w:r w:rsidR="00824C36" w:rsidRPr="00824C36">
        <w:rPr>
          <w:b/>
          <w:i/>
          <w:color w:val="000000" w:themeColor="text1"/>
          <w:kern w:val="20"/>
        </w:rPr>
        <w:t xml:space="preserve"> et moins</w:t>
      </w:r>
      <w:r w:rsidR="007A77EE" w:rsidRPr="00824C36">
        <w:rPr>
          <w:b/>
          <w:i/>
          <w:color w:val="000000" w:themeColor="text1"/>
          <w:kern w:val="20"/>
        </w:rPr>
        <w:t xml:space="preserve"> </w:t>
      </w:r>
      <w:r w:rsidR="00824C36" w:rsidRPr="00824C36">
        <w:rPr>
          <w:b/>
          <w:i/>
          <w:color w:val="000000" w:themeColor="text1"/>
          <w:kern w:val="20"/>
        </w:rPr>
        <w:t xml:space="preserve">de </w:t>
      </w:r>
      <w:r w:rsidR="007A77EE" w:rsidRPr="00824C36">
        <w:rPr>
          <w:b/>
          <w:i/>
          <w:color w:val="000000" w:themeColor="text1"/>
          <w:kern w:val="20"/>
        </w:rPr>
        <w:t>59 mois</w:t>
      </w:r>
      <w:r w:rsidRPr="00824C36">
        <w:rPr>
          <w:b/>
          <w:i/>
          <w:color w:val="000000" w:themeColor="text1"/>
          <w:kern w:val="20"/>
        </w:rPr>
        <w:t xml:space="preserve"> pendant la campagne</w:t>
      </w:r>
      <w:r w:rsidR="00824C36">
        <w:rPr>
          <w:color w:val="000000" w:themeColor="text1"/>
          <w:kern w:val="20"/>
        </w:rPr>
        <w:t xml:space="preserve">. </w:t>
      </w:r>
      <w:ins w:id="272" w:author="Angèle Dilu Keti" w:date="2020-10-20T16:52:00Z">
        <w:r w:rsidR="00933120">
          <w:rPr>
            <w:color w:val="000000" w:themeColor="text1"/>
            <w:kern w:val="20"/>
          </w:rPr>
          <w:t>Les périodes de naissance sont disponibles dans le tableau I en annexe</w:t>
        </w:r>
      </w:ins>
      <w:ins w:id="273" w:author="Angèle Dilu Keti" w:date="2020-10-20T16:53:00Z">
        <w:r w:rsidR="00933120">
          <w:rPr>
            <w:color w:val="000000" w:themeColor="text1"/>
            <w:kern w:val="20"/>
          </w:rPr>
          <w:t>.</w:t>
        </w:r>
      </w:ins>
      <w:del w:id="274" w:author="Angèle Dilu Keti" w:date="2020-10-20T16:52:00Z">
        <w:r w:rsidR="00824C36" w:rsidDel="00933120">
          <w:rPr>
            <w:color w:val="000000" w:themeColor="text1"/>
            <w:kern w:val="20"/>
          </w:rPr>
          <w:delText xml:space="preserve">Ces enfants doivent être </w:delText>
        </w:r>
        <w:r w:rsidRPr="00F42E52" w:rsidDel="00933120">
          <w:rPr>
            <w:color w:val="000000" w:themeColor="text1"/>
            <w:kern w:val="20"/>
          </w:rPr>
          <w:delText>né</w:delText>
        </w:r>
        <w:r w:rsidR="00824C36" w:rsidDel="00933120">
          <w:rPr>
            <w:color w:val="000000" w:themeColor="text1"/>
            <w:kern w:val="20"/>
          </w:rPr>
          <w:delText>s</w:delText>
        </w:r>
        <w:r w:rsidRPr="00F42E52" w:rsidDel="00933120">
          <w:rPr>
            <w:color w:val="000000" w:themeColor="text1"/>
            <w:kern w:val="20"/>
          </w:rPr>
          <w:delText xml:space="preserve"> </w:delText>
        </w:r>
        <w:r w:rsidR="00824C36" w:rsidRPr="00477809" w:rsidDel="00933120">
          <w:rPr>
            <w:kern w:val="20"/>
          </w:rPr>
          <w:delText>entre</w:delText>
        </w:r>
        <w:r w:rsidRPr="00477809" w:rsidDel="00933120">
          <w:rPr>
            <w:kern w:val="20"/>
          </w:rPr>
          <w:delText> :</w:delText>
        </w:r>
      </w:del>
    </w:p>
    <w:p w14:paraId="06D1F74E" w14:textId="10E9418B" w:rsidR="00D71D0C" w:rsidRPr="00477809" w:rsidRDefault="00B730DF">
      <w:pPr>
        <w:tabs>
          <w:tab w:val="left" w:pos="9498"/>
        </w:tabs>
        <w:spacing w:before="120" w:line="276" w:lineRule="auto"/>
        <w:ind w:right="39"/>
        <w:jc w:val="both"/>
        <w:rPr>
          <w:rFonts w:eastAsia="Arial Unicode MS"/>
          <w:color w:val="548DD4" w:themeColor="text2" w:themeTint="99"/>
          <w:kern w:val="20"/>
        </w:rPr>
        <w:pPrChange w:id="275" w:author="Angèle Dilu Keti" w:date="2020-10-20T16:52:00Z">
          <w:pPr>
            <w:numPr>
              <w:numId w:val="15"/>
            </w:numPr>
            <w:spacing w:before="120" w:line="276" w:lineRule="auto"/>
            <w:ind w:left="720" w:right="936" w:hanging="360"/>
            <w:jc w:val="both"/>
          </w:pPr>
        </w:pPrChange>
      </w:pPr>
      <w:del w:id="276" w:author="Angèle Dilu Keti" w:date="2020-10-19T01:18:00Z">
        <w:r w:rsidRPr="004A49FB" w:rsidDel="00745D0C">
          <w:rPr>
            <w:kern w:val="20"/>
            <w:highlight w:val="yellow"/>
            <w:rPrChange w:id="277" w:author="Angèle Dilu Ahuka" w:date="2019-06-16T23:41:00Z">
              <w:rPr>
                <w:kern w:val="20"/>
              </w:rPr>
            </w:rPrChange>
          </w:rPr>
          <w:delText>l</w:delText>
        </w:r>
        <w:r w:rsidR="004D04D8" w:rsidRPr="004A49FB" w:rsidDel="00745D0C">
          <w:rPr>
            <w:kern w:val="20"/>
            <w:highlight w:val="yellow"/>
            <w:rPrChange w:id="278" w:author="Angèle Dilu Ahuka" w:date="2019-06-16T23:41:00Z">
              <w:rPr>
                <w:kern w:val="20"/>
              </w:rPr>
            </w:rPrChange>
          </w:rPr>
          <w:delText xml:space="preserve">e </w:delText>
        </w:r>
      </w:del>
      <w:ins w:id="279" w:author="Angèle Dilu Ahuka" w:date="2019-06-17T13:39:00Z">
        <w:del w:id="280" w:author="Angèle Dilu Keti" w:date="2020-10-19T01:18:00Z">
          <w:r w:rsidR="004C0CAF" w:rsidDel="00745D0C">
            <w:rPr>
              <w:kern w:val="20"/>
              <w:highlight w:val="yellow"/>
            </w:rPr>
            <w:delText>19</w:delText>
          </w:r>
        </w:del>
      </w:ins>
      <w:ins w:id="281" w:author="Angèle Dilu Ahuka" w:date="2019-06-17T13:45:00Z">
        <w:del w:id="282" w:author="Angèle Dilu Keti" w:date="2020-10-19T01:18:00Z">
          <w:r w:rsidR="00B135C6" w:rsidDel="00745D0C">
            <w:rPr>
              <w:kern w:val="20"/>
              <w:highlight w:val="yellow"/>
            </w:rPr>
            <w:delText xml:space="preserve"> </w:delText>
          </w:r>
        </w:del>
      </w:ins>
      <w:ins w:id="283" w:author="Angèle Dilu Ahuka" w:date="2019-06-17T13:48:00Z">
        <w:del w:id="284" w:author="Angèle Dilu Keti" w:date="2020-10-19T01:18:00Z">
          <w:r w:rsidR="00B135C6" w:rsidDel="00745D0C">
            <w:rPr>
              <w:kern w:val="20"/>
              <w:highlight w:val="yellow"/>
            </w:rPr>
            <w:delText>mars</w:delText>
          </w:r>
        </w:del>
      </w:ins>
      <w:ins w:id="285" w:author="Angèle Dilu Ahuka" w:date="2019-06-17T13:40:00Z">
        <w:del w:id="286" w:author="Angèle Dilu Keti" w:date="2020-10-19T01:18:00Z">
          <w:r w:rsidR="004C0CAF" w:rsidDel="00745D0C">
            <w:rPr>
              <w:kern w:val="20"/>
              <w:highlight w:val="yellow"/>
            </w:rPr>
            <w:delText xml:space="preserve"> 201</w:delText>
          </w:r>
        </w:del>
      </w:ins>
      <w:ins w:id="287" w:author="Angèle Dilu Ahuka" w:date="2019-06-17T13:48:00Z">
        <w:del w:id="288" w:author="Angèle Dilu Keti" w:date="2020-10-19T01:18:00Z">
          <w:r w:rsidR="00B135C6" w:rsidDel="00745D0C">
            <w:rPr>
              <w:kern w:val="20"/>
              <w:highlight w:val="yellow"/>
            </w:rPr>
            <w:delText>4</w:delText>
          </w:r>
        </w:del>
      </w:ins>
      <w:ins w:id="289" w:author="Angèle Dilu Ahuka" w:date="2019-06-17T13:40:00Z">
        <w:del w:id="290" w:author="Angèle Dilu Keti" w:date="2020-10-19T01:18:00Z">
          <w:r w:rsidR="004C0CAF" w:rsidDel="00745D0C">
            <w:rPr>
              <w:kern w:val="20"/>
              <w:highlight w:val="yellow"/>
            </w:rPr>
            <w:delText xml:space="preserve"> et </w:delText>
          </w:r>
        </w:del>
      </w:ins>
      <w:ins w:id="291" w:author="Angèle Dilu Ahuka" w:date="2019-06-17T13:45:00Z">
        <w:del w:id="292" w:author="Angèle Dilu Keti" w:date="2020-10-19T01:18:00Z">
          <w:r w:rsidR="004C0CAF" w:rsidDel="00745D0C">
            <w:rPr>
              <w:kern w:val="20"/>
              <w:highlight w:val="yellow"/>
            </w:rPr>
            <w:delText>2</w:delText>
          </w:r>
        </w:del>
      </w:ins>
      <w:ins w:id="293" w:author="Angèle Dilu Ahuka" w:date="2019-06-17T13:47:00Z">
        <w:del w:id="294" w:author="Angèle Dilu Keti" w:date="2020-10-19T01:18:00Z">
          <w:r w:rsidR="00B135C6" w:rsidDel="00745D0C">
            <w:rPr>
              <w:kern w:val="20"/>
              <w:highlight w:val="yellow"/>
            </w:rPr>
            <w:delText>3 octobre</w:delText>
          </w:r>
        </w:del>
      </w:ins>
      <w:ins w:id="295" w:author="Angèle Dilu Ahuka" w:date="2019-06-17T13:46:00Z">
        <w:del w:id="296" w:author="Angèle Dilu Keti" w:date="2020-10-19T01:18:00Z">
          <w:r w:rsidR="00B135C6" w:rsidDel="00745D0C">
            <w:rPr>
              <w:kern w:val="20"/>
              <w:highlight w:val="yellow"/>
            </w:rPr>
            <w:delText xml:space="preserve"> 201</w:delText>
          </w:r>
        </w:del>
      </w:ins>
      <w:ins w:id="297" w:author="Angèle Dilu Ahuka" w:date="2019-06-17T13:47:00Z">
        <w:del w:id="298" w:author="Angèle Dilu Keti" w:date="2020-10-19T01:18:00Z">
          <w:r w:rsidR="00B135C6" w:rsidDel="00745D0C">
            <w:rPr>
              <w:kern w:val="20"/>
              <w:highlight w:val="yellow"/>
            </w:rPr>
            <w:delText xml:space="preserve">8 </w:delText>
          </w:r>
        </w:del>
      </w:ins>
      <w:del w:id="299" w:author="Angèle Dilu Keti" w:date="2020-10-19T01:18:00Z">
        <w:r w:rsidRPr="004A49FB" w:rsidDel="00745D0C">
          <w:rPr>
            <w:kern w:val="20"/>
            <w:highlight w:val="yellow"/>
            <w:rPrChange w:id="300" w:author="Angèle Dilu Ahuka" w:date="2019-06-16T23:41:00Z">
              <w:rPr>
                <w:kern w:val="20"/>
              </w:rPr>
            </w:rPrChange>
          </w:rPr>
          <w:delText>2</w:delText>
        </w:r>
        <w:r w:rsidR="00477809" w:rsidRPr="004A49FB" w:rsidDel="00745D0C">
          <w:rPr>
            <w:kern w:val="20"/>
            <w:highlight w:val="yellow"/>
            <w:rPrChange w:id="301" w:author="Angèle Dilu Ahuka" w:date="2019-06-16T23:41:00Z">
              <w:rPr>
                <w:kern w:val="20"/>
              </w:rPr>
            </w:rPrChange>
          </w:rPr>
          <w:delText>7</w:delText>
        </w:r>
        <w:r w:rsidRPr="004A49FB" w:rsidDel="00745D0C">
          <w:rPr>
            <w:kern w:val="20"/>
            <w:highlight w:val="yellow"/>
            <w:rPrChange w:id="302" w:author="Angèle Dilu Ahuka" w:date="2019-06-16T23:41:00Z">
              <w:rPr>
                <w:kern w:val="20"/>
              </w:rPr>
            </w:rPrChange>
          </w:rPr>
          <w:delText xml:space="preserve"> aout</w:delText>
        </w:r>
        <w:r w:rsidR="00824C36" w:rsidRPr="004A49FB" w:rsidDel="00745D0C">
          <w:rPr>
            <w:kern w:val="20"/>
            <w:highlight w:val="yellow"/>
            <w:rPrChange w:id="303" w:author="Angèle Dilu Ahuka" w:date="2019-06-16T23:41:00Z">
              <w:rPr>
                <w:kern w:val="20"/>
              </w:rPr>
            </w:rPrChange>
          </w:rPr>
          <w:delText xml:space="preserve"> </w:delText>
        </w:r>
        <w:r w:rsidRPr="004A49FB" w:rsidDel="00745D0C">
          <w:rPr>
            <w:kern w:val="20"/>
            <w:highlight w:val="yellow"/>
            <w:rPrChange w:id="304" w:author="Angèle Dilu Ahuka" w:date="2019-06-16T23:41:00Z">
              <w:rPr>
                <w:kern w:val="20"/>
              </w:rPr>
            </w:rPrChange>
          </w:rPr>
          <w:delText>2011 et le 27 février</w:delText>
        </w:r>
        <w:r w:rsidR="004D04D8" w:rsidRPr="004A49FB" w:rsidDel="00745D0C">
          <w:rPr>
            <w:kern w:val="20"/>
            <w:highlight w:val="yellow"/>
            <w:rPrChange w:id="305" w:author="Angèle Dilu Ahuka" w:date="2019-06-16T23:41:00Z">
              <w:rPr>
                <w:kern w:val="20"/>
              </w:rPr>
            </w:rPrChange>
          </w:rPr>
          <w:delText xml:space="preserve"> </w:delText>
        </w:r>
        <w:r w:rsidR="00F422B3" w:rsidRPr="004A49FB" w:rsidDel="00745D0C">
          <w:rPr>
            <w:kern w:val="20"/>
            <w:highlight w:val="yellow"/>
            <w:rPrChange w:id="306" w:author="Angèle Dilu Ahuka" w:date="2019-06-16T23:41:00Z">
              <w:rPr>
                <w:kern w:val="20"/>
              </w:rPr>
            </w:rPrChange>
          </w:rPr>
          <w:delText>2016</w:delText>
        </w:r>
        <w:r w:rsidRPr="004A49FB" w:rsidDel="00745D0C">
          <w:rPr>
            <w:kern w:val="20"/>
            <w:highlight w:val="yellow"/>
            <w:rPrChange w:id="307" w:author="Angèle Dilu Ahuka" w:date="2019-06-16T23:41:00Z">
              <w:rPr>
                <w:kern w:val="20"/>
              </w:rPr>
            </w:rPrChange>
          </w:rPr>
          <w:delText xml:space="preserve"> </w:delText>
        </w:r>
        <w:r w:rsidR="00D71D0C" w:rsidRPr="004A49FB" w:rsidDel="00745D0C">
          <w:rPr>
            <w:kern w:val="20"/>
            <w:highlight w:val="yellow"/>
            <w:rPrChange w:id="308" w:author="Angèle Dilu Ahuka" w:date="2019-06-16T23:41:00Z">
              <w:rPr>
                <w:kern w:val="20"/>
              </w:rPr>
            </w:rPrChange>
          </w:rPr>
          <w:delText xml:space="preserve">pour la campagne qui a eu lieu du </w:delText>
        </w:r>
        <w:r w:rsidR="007A77EE" w:rsidRPr="004A49FB" w:rsidDel="00745D0C">
          <w:rPr>
            <w:kern w:val="20"/>
            <w:highlight w:val="yellow"/>
            <w:rPrChange w:id="309" w:author="Angèle Dilu Ahuka" w:date="2019-06-16T23:41:00Z">
              <w:rPr>
                <w:kern w:val="20"/>
              </w:rPr>
            </w:rPrChange>
          </w:rPr>
          <w:delText>27 a</w:delText>
        </w:r>
        <w:r w:rsidR="00D71D0C" w:rsidRPr="004A49FB" w:rsidDel="00745D0C">
          <w:rPr>
            <w:kern w:val="20"/>
            <w:highlight w:val="yellow"/>
            <w:rPrChange w:id="310" w:author="Angèle Dilu Ahuka" w:date="2019-06-16T23:41:00Z">
              <w:rPr>
                <w:kern w:val="20"/>
              </w:rPr>
            </w:rPrChange>
          </w:rPr>
          <w:delText xml:space="preserve">u </w:delText>
        </w:r>
        <w:r w:rsidR="007A77EE" w:rsidRPr="004A49FB" w:rsidDel="00745D0C">
          <w:rPr>
            <w:kern w:val="20"/>
            <w:highlight w:val="yellow"/>
            <w:rPrChange w:id="311" w:author="Angèle Dilu Ahuka" w:date="2019-06-16T23:41:00Z">
              <w:rPr>
                <w:kern w:val="20"/>
              </w:rPr>
            </w:rPrChange>
          </w:rPr>
          <w:delText>31 aout</w:delText>
        </w:r>
        <w:r w:rsidR="008405EE" w:rsidRPr="004A49FB" w:rsidDel="00745D0C">
          <w:rPr>
            <w:kern w:val="20"/>
            <w:highlight w:val="yellow"/>
            <w:rPrChange w:id="312" w:author="Angèle Dilu Ahuka" w:date="2019-06-16T23:41:00Z">
              <w:rPr>
                <w:kern w:val="20"/>
              </w:rPr>
            </w:rPrChange>
          </w:rPr>
          <w:delText xml:space="preserve"> </w:delText>
        </w:r>
        <w:r w:rsidR="00D71D0C" w:rsidRPr="004A49FB" w:rsidDel="00745D0C">
          <w:rPr>
            <w:kern w:val="20"/>
            <w:highlight w:val="yellow"/>
            <w:rPrChange w:id="313" w:author="Angèle Dilu Ahuka" w:date="2019-06-16T23:41:00Z">
              <w:rPr>
                <w:kern w:val="20"/>
              </w:rPr>
            </w:rPrChange>
          </w:rPr>
          <w:delText>2016</w:delText>
        </w:r>
      </w:del>
      <w:ins w:id="314" w:author="Angèle Dilu Ahuka" w:date="2019-06-17T13:49:00Z">
        <w:del w:id="315" w:author="Angèle Dilu Keti" w:date="2020-10-19T01:18:00Z">
          <w:r w:rsidR="00B135C6" w:rsidDel="00745D0C">
            <w:rPr>
              <w:kern w:val="20"/>
            </w:rPr>
            <w:delText>19 au 23 avril 2019</w:delText>
          </w:r>
        </w:del>
      </w:ins>
      <w:del w:id="316" w:author="Angèle Dilu Keti" w:date="2020-10-19T01:18:00Z">
        <w:r w:rsidR="00477809" w:rsidRPr="00477809" w:rsidDel="00745D0C">
          <w:rPr>
            <w:kern w:val="20"/>
          </w:rPr>
          <w:delText xml:space="preserve"> </w:delText>
        </w:r>
        <w:r w:rsidR="00477809" w:rsidRPr="00477809" w:rsidDel="00745D0C">
          <w:rPr>
            <w:color w:val="548DD4" w:themeColor="text2" w:themeTint="99"/>
            <w:kern w:val="20"/>
          </w:rPr>
          <w:delText>(</w:delText>
        </w:r>
        <w:r w:rsidR="00477809" w:rsidRPr="00477809" w:rsidDel="00745D0C">
          <w:rPr>
            <w:color w:val="548DD4" w:themeColor="text2" w:themeTint="99"/>
            <w:kern w:val="20"/>
          </w:rPr>
          <w:sym w:font="Wingdings" w:char="F0E0"/>
        </w:r>
        <w:r w:rsidR="00477809" w:rsidRPr="00477809" w:rsidDel="00745D0C">
          <w:rPr>
            <w:color w:val="548DD4" w:themeColor="text2" w:themeTint="99"/>
            <w:kern w:val="20"/>
          </w:rPr>
          <w:delText xml:space="preserve">âge actuel compris 12 </w:delText>
        </w:r>
      </w:del>
      <w:ins w:id="317" w:author="Angèle Dilu Ahuka" w:date="2019-06-17T13:49:00Z">
        <w:del w:id="318" w:author="Angèle Dilu Keti" w:date="2020-10-19T01:18:00Z">
          <w:r w:rsidR="00B135C6" w:rsidDel="00745D0C">
            <w:rPr>
              <w:color w:val="548DD4" w:themeColor="text2" w:themeTint="99"/>
              <w:kern w:val="20"/>
            </w:rPr>
            <w:delText>6</w:delText>
          </w:r>
          <w:r w:rsidR="00B135C6" w:rsidRPr="00477809" w:rsidDel="00745D0C">
            <w:rPr>
              <w:color w:val="548DD4" w:themeColor="text2" w:themeTint="99"/>
              <w:kern w:val="20"/>
            </w:rPr>
            <w:delText xml:space="preserve"> </w:delText>
          </w:r>
        </w:del>
      </w:ins>
      <w:del w:id="319" w:author="Angèle Dilu Keti" w:date="2020-10-19T01:18:00Z">
        <w:r w:rsidR="00477809" w:rsidRPr="00477809" w:rsidDel="00745D0C">
          <w:rPr>
            <w:color w:val="548DD4" w:themeColor="text2" w:themeTint="99"/>
            <w:kern w:val="20"/>
          </w:rPr>
          <w:delText xml:space="preserve">mois et 65 </w:delText>
        </w:r>
      </w:del>
      <w:ins w:id="320" w:author="Angèle Dilu Ahuka" w:date="2019-06-17T13:49:00Z">
        <w:del w:id="321" w:author="Angèle Dilu Keti" w:date="2020-10-19T01:18:00Z">
          <w:r w:rsidR="00B135C6" w:rsidDel="00745D0C">
            <w:rPr>
              <w:color w:val="548DD4" w:themeColor="text2" w:themeTint="99"/>
              <w:kern w:val="20"/>
            </w:rPr>
            <w:delText>59</w:delText>
          </w:r>
          <w:r w:rsidR="00B135C6" w:rsidRPr="00477809" w:rsidDel="00745D0C">
            <w:rPr>
              <w:color w:val="548DD4" w:themeColor="text2" w:themeTint="99"/>
              <w:kern w:val="20"/>
            </w:rPr>
            <w:delText xml:space="preserve"> </w:delText>
          </w:r>
        </w:del>
      </w:ins>
      <w:del w:id="322" w:author="Angèle Dilu Keti" w:date="2020-10-19T01:18:00Z">
        <w:r w:rsidR="00477809" w:rsidRPr="00477809" w:rsidDel="00745D0C">
          <w:rPr>
            <w:color w:val="548DD4" w:themeColor="text2" w:themeTint="99"/>
            <w:kern w:val="20"/>
          </w:rPr>
          <w:delText>mois révolus)</w:delText>
        </w:r>
        <w:r w:rsidR="008405EE" w:rsidDel="00745D0C">
          <w:rPr>
            <w:color w:val="548DD4" w:themeColor="text2" w:themeTint="99"/>
            <w:kern w:val="20"/>
          </w:rPr>
          <w:delText> ;</w:delText>
        </w:r>
      </w:del>
    </w:p>
    <w:p w14:paraId="40092F85" w14:textId="707FEDB0" w:rsidR="00D71D0C" w:rsidRPr="00971E4D" w:rsidDel="002816AF" w:rsidRDefault="00B730DF" w:rsidP="00305419">
      <w:pPr>
        <w:spacing w:before="120" w:line="276" w:lineRule="auto"/>
        <w:ind w:right="936"/>
        <w:jc w:val="both"/>
        <w:rPr>
          <w:del w:id="323" w:author="Angèle Dilu Ahuka" w:date="2019-06-17T13:49:00Z"/>
          <w:color w:val="FF0000"/>
          <w:kern w:val="20"/>
          <w:rPrChange w:id="324" w:author="Angèle Dilu Keti" w:date="2020-10-21T05:07:00Z">
            <w:rPr>
              <w:del w:id="325" w:author="Angèle Dilu Ahuka" w:date="2019-06-17T13:49:00Z"/>
              <w:kern w:val="20"/>
            </w:rPr>
          </w:rPrChange>
        </w:rPr>
      </w:pPr>
      <w:del w:id="326" w:author="Angèle Dilu Ahuka" w:date="2019-06-17T13:49:00Z">
        <w:r w:rsidRPr="00971E4D" w:rsidDel="00B135C6">
          <w:rPr>
            <w:color w:val="FF0000"/>
            <w:kern w:val="20"/>
            <w:highlight w:val="yellow"/>
            <w:rPrChange w:id="327" w:author="Angèle Dilu Keti" w:date="2020-10-21T05:07:00Z">
              <w:rPr>
                <w:kern w:val="20"/>
              </w:rPr>
            </w:rPrChange>
          </w:rPr>
          <w:lastRenderedPageBreak/>
          <w:delText xml:space="preserve">le 06 octobre 2011 et le 06 avril 2016 </w:delText>
        </w:r>
        <w:r w:rsidR="00D71D0C" w:rsidRPr="00971E4D" w:rsidDel="00B135C6">
          <w:rPr>
            <w:color w:val="FF0000"/>
            <w:kern w:val="20"/>
            <w:highlight w:val="yellow"/>
            <w:rPrChange w:id="328" w:author="Angèle Dilu Keti" w:date="2020-10-21T05:07:00Z">
              <w:rPr>
                <w:kern w:val="20"/>
              </w:rPr>
            </w:rPrChange>
          </w:rPr>
          <w:delText xml:space="preserve">pour la campagne qui a eu lieu </w:delText>
        </w:r>
        <w:r w:rsidR="00227171" w:rsidRPr="00971E4D" w:rsidDel="00B135C6">
          <w:rPr>
            <w:color w:val="FF0000"/>
            <w:kern w:val="20"/>
            <w:highlight w:val="yellow"/>
            <w:rPrChange w:id="329" w:author="Angèle Dilu Keti" w:date="2020-10-21T05:07:00Z">
              <w:rPr>
                <w:kern w:val="20"/>
              </w:rPr>
            </w:rPrChange>
          </w:rPr>
          <w:delText>du</w:delText>
        </w:r>
        <w:r w:rsidR="008405EE" w:rsidRPr="00971E4D" w:rsidDel="00B135C6">
          <w:rPr>
            <w:color w:val="FF0000"/>
            <w:kern w:val="20"/>
            <w:highlight w:val="yellow"/>
            <w:rPrChange w:id="330" w:author="Angèle Dilu Keti" w:date="2020-10-21T05:07:00Z">
              <w:rPr>
                <w:kern w:val="20"/>
              </w:rPr>
            </w:rPrChange>
          </w:rPr>
          <w:delText xml:space="preserve"> </w:delText>
        </w:r>
        <w:r w:rsidR="007A77EE" w:rsidRPr="00971E4D" w:rsidDel="00B135C6">
          <w:rPr>
            <w:color w:val="FF0000"/>
            <w:kern w:val="20"/>
            <w:highlight w:val="yellow"/>
            <w:rPrChange w:id="331" w:author="Angèle Dilu Keti" w:date="2020-10-21T05:07:00Z">
              <w:rPr>
                <w:kern w:val="20"/>
              </w:rPr>
            </w:rPrChange>
          </w:rPr>
          <w:delText>06 au 1</w:delText>
        </w:r>
        <w:r w:rsidR="00227171" w:rsidRPr="00971E4D" w:rsidDel="00B135C6">
          <w:rPr>
            <w:color w:val="FF0000"/>
            <w:kern w:val="20"/>
            <w:highlight w:val="yellow"/>
            <w:rPrChange w:id="332" w:author="Angèle Dilu Keti" w:date="2020-10-21T05:07:00Z">
              <w:rPr>
                <w:kern w:val="20"/>
              </w:rPr>
            </w:rPrChange>
          </w:rPr>
          <w:delText>0</w:delText>
        </w:r>
        <w:r w:rsidR="007A77EE" w:rsidRPr="00971E4D" w:rsidDel="00B135C6">
          <w:rPr>
            <w:color w:val="FF0000"/>
            <w:kern w:val="20"/>
            <w:highlight w:val="yellow"/>
            <w:rPrChange w:id="333" w:author="Angèle Dilu Keti" w:date="2020-10-21T05:07:00Z">
              <w:rPr>
                <w:kern w:val="20"/>
              </w:rPr>
            </w:rPrChange>
          </w:rPr>
          <w:delText xml:space="preserve"> octobre</w:delText>
        </w:r>
        <w:r w:rsidR="00227171" w:rsidRPr="00971E4D" w:rsidDel="00B135C6">
          <w:rPr>
            <w:color w:val="FF0000"/>
            <w:kern w:val="20"/>
            <w:highlight w:val="yellow"/>
            <w:rPrChange w:id="334" w:author="Angèle Dilu Keti" w:date="2020-10-21T05:07:00Z">
              <w:rPr>
                <w:kern w:val="20"/>
              </w:rPr>
            </w:rPrChange>
          </w:rPr>
          <w:delText xml:space="preserve"> 2016</w:delText>
        </w:r>
        <w:r w:rsidR="00477809" w:rsidRPr="00971E4D" w:rsidDel="00B135C6">
          <w:rPr>
            <w:color w:val="FF0000"/>
            <w:kern w:val="20"/>
            <w:rPrChange w:id="335" w:author="Angèle Dilu Keti" w:date="2020-10-21T05:07:00Z">
              <w:rPr>
                <w:kern w:val="20"/>
              </w:rPr>
            </w:rPrChange>
          </w:rPr>
          <w:delText xml:space="preserve"> </w:delText>
        </w:r>
        <w:r w:rsidR="00477809" w:rsidRPr="00971E4D" w:rsidDel="00B135C6">
          <w:rPr>
            <w:color w:val="FF0000"/>
            <w:kern w:val="20"/>
            <w:rPrChange w:id="336" w:author="Angèle Dilu Keti" w:date="2020-10-21T05:07:00Z">
              <w:rPr>
                <w:color w:val="548DD4" w:themeColor="text2" w:themeTint="99"/>
                <w:kern w:val="20"/>
              </w:rPr>
            </w:rPrChange>
          </w:rPr>
          <w:delText>(</w:delText>
        </w:r>
        <w:r w:rsidR="00477809" w:rsidRPr="00971E4D" w:rsidDel="00B135C6">
          <w:rPr>
            <w:color w:val="FF0000"/>
            <w:kern w:val="20"/>
            <w:rPrChange w:id="337" w:author="Angèle Dilu Keti" w:date="2020-10-21T05:07:00Z">
              <w:rPr>
                <w:color w:val="548DD4" w:themeColor="text2" w:themeTint="99"/>
                <w:kern w:val="20"/>
              </w:rPr>
            </w:rPrChange>
          </w:rPr>
          <w:sym w:font="Wingdings" w:char="F0E0"/>
        </w:r>
        <w:r w:rsidR="00477809" w:rsidRPr="00971E4D" w:rsidDel="00B135C6">
          <w:rPr>
            <w:color w:val="FF0000"/>
            <w:kern w:val="20"/>
            <w:rPrChange w:id="338" w:author="Angèle Dilu Keti" w:date="2020-10-21T05:07:00Z">
              <w:rPr>
                <w:color w:val="548DD4" w:themeColor="text2" w:themeTint="99"/>
                <w:kern w:val="20"/>
              </w:rPr>
            </w:rPrChange>
          </w:rPr>
          <w:delText>âge actuel compris 11 mois et 64 mois révolus)</w:delText>
        </w:r>
        <w:r w:rsidR="008405EE" w:rsidRPr="00971E4D" w:rsidDel="00B135C6">
          <w:rPr>
            <w:color w:val="FF0000"/>
            <w:kern w:val="20"/>
            <w:rPrChange w:id="339" w:author="Angèle Dilu Keti" w:date="2020-10-21T05:07:00Z">
              <w:rPr>
                <w:color w:val="548DD4" w:themeColor="text2" w:themeTint="99"/>
                <w:kern w:val="20"/>
              </w:rPr>
            </w:rPrChange>
          </w:rPr>
          <w:delText> ;</w:delText>
        </w:r>
      </w:del>
    </w:p>
    <w:p w14:paraId="76CE7B3C" w14:textId="4C43D344" w:rsidR="002816AF" w:rsidRPr="00971E4D" w:rsidRDefault="002816AF" w:rsidP="002816AF">
      <w:pPr>
        <w:spacing w:before="120" w:line="276" w:lineRule="auto"/>
        <w:ind w:left="720" w:right="936"/>
        <w:jc w:val="both"/>
        <w:rPr>
          <w:ins w:id="340" w:author="Angèle Dilu Keti" w:date="2020-10-21T05:00:00Z"/>
          <w:color w:val="FF0000"/>
          <w:kern w:val="20"/>
          <w:rPrChange w:id="341" w:author="Angèle Dilu Keti" w:date="2020-10-21T05:07:00Z">
            <w:rPr>
              <w:ins w:id="342" w:author="Angèle Dilu Keti" w:date="2020-10-21T05:00:00Z"/>
              <w:kern w:val="20"/>
            </w:rPr>
          </w:rPrChange>
        </w:rPr>
      </w:pPr>
      <w:ins w:id="343" w:author="Angèle Dilu Keti" w:date="2020-10-21T05:00:00Z">
        <w:r w:rsidRPr="00971E4D">
          <w:rPr>
            <w:color w:val="FF0000"/>
            <w:kern w:val="20"/>
            <w:rPrChange w:id="344" w:author="Angèle Dilu Keti" w:date="2020-10-21T05:07:00Z">
              <w:rPr>
                <w:kern w:val="20"/>
              </w:rPr>
            </w:rPrChange>
          </w:rPr>
          <w:sym w:font="Wingdings" w:char="F0E0"/>
        </w:r>
        <w:r w:rsidRPr="00971E4D">
          <w:rPr>
            <w:color w:val="FF0000"/>
            <w:kern w:val="20"/>
            <w:rPrChange w:id="345" w:author="Angèle Dilu Keti" w:date="2020-10-21T05:07:00Z">
              <w:rPr>
                <w:kern w:val="20"/>
              </w:rPr>
            </w:rPrChange>
          </w:rPr>
          <w:t xml:space="preserve"> Notez bien, l</w:t>
        </w:r>
      </w:ins>
      <w:ins w:id="346" w:author="Angèle Dilu Keti" w:date="2020-10-21T05:03:00Z">
        <w:r w:rsidR="00971E4D" w:rsidRPr="00971E4D">
          <w:rPr>
            <w:color w:val="FF0000"/>
            <w:kern w:val="20"/>
            <w:rPrChange w:id="347" w:author="Angèle Dilu Keti" w:date="2020-10-21T05:07:00Z">
              <w:rPr>
                <w:kern w:val="20"/>
              </w:rPr>
            </w:rPrChange>
          </w:rPr>
          <w:t>’</w:t>
        </w:r>
      </w:ins>
      <w:ins w:id="348" w:author="Angèle Dilu Keti" w:date="2020-10-21T05:00:00Z">
        <w:r w:rsidRPr="00971E4D">
          <w:rPr>
            <w:color w:val="FF0000"/>
            <w:kern w:val="20"/>
            <w:rPrChange w:id="349" w:author="Angèle Dilu Keti" w:date="2020-10-21T05:07:00Z">
              <w:rPr>
                <w:kern w:val="20"/>
              </w:rPr>
            </w:rPrChange>
          </w:rPr>
          <w:t>âge actuel de ces enfants en mois révolus est compris entre :</w:t>
        </w:r>
      </w:ins>
    </w:p>
    <w:p w14:paraId="6D9A0F8B" w14:textId="24914E81" w:rsidR="002816AF" w:rsidRPr="00971E4D" w:rsidRDefault="00971E4D" w:rsidP="002816AF">
      <w:pPr>
        <w:pStyle w:val="Paragraphedeliste"/>
        <w:numPr>
          <w:ilvl w:val="0"/>
          <w:numId w:val="30"/>
        </w:numPr>
        <w:spacing w:before="120" w:line="276" w:lineRule="auto"/>
        <w:ind w:right="936"/>
        <w:jc w:val="both"/>
        <w:rPr>
          <w:ins w:id="350" w:author="Angèle Dilu Keti" w:date="2020-10-21T05:05:00Z"/>
          <w:rFonts w:eastAsia="Arial Unicode MS"/>
          <w:color w:val="FF0000"/>
          <w:kern w:val="20"/>
          <w:rPrChange w:id="351" w:author="Angèle Dilu Keti" w:date="2020-10-21T05:07:00Z">
            <w:rPr>
              <w:ins w:id="352" w:author="Angèle Dilu Keti" w:date="2020-10-21T05:05:00Z"/>
              <w:rFonts w:eastAsia="Arial Unicode MS"/>
              <w:kern w:val="20"/>
            </w:rPr>
          </w:rPrChange>
        </w:rPr>
      </w:pPr>
      <w:ins w:id="353" w:author="Angèle Dilu Keti" w:date="2020-10-21T05:03:00Z">
        <w:r w:rsidRPr="00971E4D">
          <w:rPr>
            <w:rFonts w:eastAsia="Arial Unicode MS"/>
            <w:color w:val="FF0000"/>
            <w:kern w:val="20"/>
            <w:rPrChange w:id="354" w:author="Angèle Dilu Keti" w:date="2020-10-21T05:07:00Z">
              <w:rPr>
                <w:rFonts w:eastAsia="Arial Unicode MS"/>
                <w:kern w:val="20"/>
              </w:rPr>
            </w:rPrChange>
          </w:rPr>
          <w:t xml:space="preserve">19 et </w:t>
        </w:r>
      </w:ins>
      <w:ins w:id="355" w:author="Angèle Dilu Keti" w:date="2020-10-21T05:04:00Z">
        <w:r w:rsidRPr="00971E4D">
          <w:rPr>
            <w:rFonts w:eastAsia="Arial Unicode MS"/>
            <w:color w:val="FF0000"/>
            <w:kern w:val="20"/>
            <w:rPrChange w:id="356" w:author="Angèle Dilu Keti" w:date="2020-10-21T05:07:00Z">
              <w:rPr>
                <w:rFonts w:eastAsia="Arial Unicode MS"/>
                <w:kern w:val="20"/>
              </w:rPr>
            </w:rPrChange>
          </w:rPr>
          <w:t>72 mois</w:t>
        </w:r>
      </w:ins>
      <w:ins w:id="357" w:author="Angèle Dilu Keti" w:date="2020-10-21T05:15:00Z">
        <w:r w:rsidR="008F3C88">
          <w:rPr>
            <w:rFonts w:eastAsia="Arial Unicode MS"/>
            <w:color w:val="FF0000"/>
            <w:kern w:val="20"/>
          </w:rPr>
          <w:t xml:space="preserve"> (</w:t>
        </w:r>
      </w:ins>
      <w:ins w:id="358" w:author="Angèle Dilu Keti" w:date="2020-10-21T05:04:00Z">
        <w:r w:rsidRPr="00971E4D">
          <w:rPr>
            <w:rFonts w:eastAsia="Arial Unicode MS"/>
            <w:color w:val="FF0000"/>
            <w:kern w:val="20"/>
            <w:rPrChange w:id="359" w:author="Angèle Dilu Keti" w:date="2020-10-21T05:07:00Z">
              <w:rPr>
                <w:rFonts w:eastAsia="Arial Unicode MS"/>
                <w:kern w:val="20"/>
              </w:rPr>
            </w:rPrChange>
          </w:rPr>
          <w:t>6 ans</w:t>
        </w:r>
      </w:ins>
      <w:ins w:id="360" w:author="Angèle Dilu Keti" w:date="2020-10-21T05:15:00Z">
        <w:r w:rsidR="008F3C88">
          <w:rPr>
            <w:rFonts w:eastAsia="Arial Unicode MS"/>
            <w:color w:val="FF0000"/>
            <w:kern w:val="20"/>
          </w:rPr>
          <w:t xml:space="preserve">) </w:t>
        </w:r>
      </w:ins>
      <w:ins w:id="361" w:author="Angèle Dilu Keti" w:date="2020-10-21T05:05:00Z">
        <w:r w:rsidRPr="00971E4D">
          <w:rPr>
            <w:rFonts w:eastAsia="Arial Unicode MS"/>
            <w:color w:val="FF0000"/>
            <w:kern w:val="20"/>
            <w:rPrChange w:id="362" w:author="Angèle Dilu Keti" w:date="2020-10-21T05:07:00Z">
              <w:rPr>
                <w:rFonts w:eastAsia="Arial Unicode MS"/>
                <w:kern w:val="20"/>
              </w:rPr>
            </w:rPrChange>
          </w:rPr>
          <w:t>révolus pour le mois d’octobre (</w:t>
        </w:r>
      </w:ins>
      <w:ins w:id="363" w:author="Angèle Dilu Keti" w:date="2020-10-21T05:08:00Z">
        <w:r>
          <w:rPr>
            <w:rFonts w:eastAsia="Arial Unicode MS"/>
            <w:color w:val="FF0000"/>
            <w:kern w:val="20"/>
          </w:rPr>
          <w:t xml:space="preserve">après le </w:t>
        </w:r>
      </w:ins>
      <w:ins w:id="364" w:author="Angèle Dilu Keti" w:date="2020-10-21T05:05:00Z">
        <w:r w:rsidRPr="00971E4D">
          <w:rPr>
            <w:rFonts w:eastAsia="Arial Unicode MS"/>
            <w:color w:val="FF0000"/>
            <w:kern w:val="20"/>
            <w:rPrChange w:id="365" w:author="Angèle Dilu Keti" w:date="2020-10-21T05:07:00Z">
              <w:rPr>
                <w:rFonts w:eastAsia="Arial Unicode MS"/>
                <w:kern w:val="20"/>
              </w:rPr>
            </w:rPrChange>
          </w:rPr>
          <w:t xml:space="preserve">25 </w:t>
        </w:r>
      </w:ins>
      <w:ins w:id="366" w:author="Angèle Dilu Keti" w:date="2020-10-21T05:11:00Z">
        <w:r>
          <w:rPr>
            <w:rFonts w:eastAsia="Arial Unicode MS"/>
            <w:color w:val="FF0000"/>
            <w:kern w:val="20"/>
          </w:rPr>
          <w:t xml:space="preserve">et le 29 octobre </w:t>
        </w:r>
      </w:ins>
      <w:ins w:id="367" w:author="Angèle Dilu Keti" w:date="2020-10-21T05:05:00Z">
        <w:r w:rsidRPr="00971E4D">
          <w:rPr>
            <w:rFonts w:eastAsia="Arial Unicode MS"/>
            <w:color w:val="FF0000"/>
            <w:kern w:val="20"/>
            <w:rPrChange w:id="368" w:author="Angèle Dilu Keti" w:date="2020-10-21T05:07:00Z">
              <w:rPr>
                <w:rFonts w:eastAsia="Arial Unicode MS"/>
                <w:kern w:val="20"/>
              </w:rPr>
            </w:rPrChange>
          </w:rPr>
          <w:t>20</w:t>
        </w:r>
      </w:ins>
      <w:ins w:id="369" w:author="Angèle Dilu Keti" w:date="2020-10-21T05:08:00Z">
        <w:r>
          <w:rPr>
            <w:rFonts w:eastAsia="Arial Unicode MS"/>
            <w:color w:val="FF0000"/>
            <w:kern w:val="20"/>
          </w:rPr>
          <w:t>19</w:t>
        </w:r>
      </w:ins>
      <w:ins w:id="370" w:author="Angèle Dilu Keti" w:date="2020-10-21T05:05:00Z">
        <w:r w:rsidRPr="00971E4D">
          <w:rPr>
            <w:rFonts w:eastAsia="Arial Unicode MS"/>
            <w:color w:val="FF0000"/>
            <w:kern w:val="20"/>
            <w:rPrChange w:id="371" w:author="Angèle Dilu Keti" w:date="2020-10-21T05:07:00Z">
              <w:rPr>
                <w:rFonts w:eastAsia="Arial Unicode MS"/>
                <w:kern w:val="20"/>
              </w:rPr>
            </w:rPrChange>
          </w:rPr>
          <w:t>)</w:t>
        </w:r>
      </w:ins>
    </w:p>
    <w:p w14:paraId="56A497E2" w14:textId="52282EA8" w:rsidR="00971E4D" w:rsidRDefault="00971E4D" w:rsidP="002816AF">
      <w:pPr>
        <w:pStyle w:val="Paragraphedeliste"/>
        <w:numPr>
          <w:ilvl w:val="0"/>
          <w:numId w:val="30"/>
        </w:numPr>
        <w:spacing w:before="120" w:line="276" w:lineRule="auto"/>
        <w:ind w:right="936"/>
        <w:jc w:val="both"/>
        <w:rPr>
          <w:ins w:id="372" w:author="Angèle Dilu Keti" w:date="2020-10-21T05:08:00Z"/>
          <w:rFonts w:eastAsia="Arial Unicode MS"/>
          <w:color w:val="FF0000"/>
          <w:kern w:val="20"/>
        </w:rPr>
      </w:pPr>
      <w:ins w:id="373" w:author="Angèle Dilu Keti" w:date="2020-10-21T05:07:00Z">
        <w:r>
          <w:rPr>
            <w:rFonts w:eastAsia="Arial Unicode MS"/>
            <w:color w:val="FF0000"/>
            <w:kern w:val="20"/>
          </w:rPr>
          <w:t>18 et 71 mois révolus pour le mois de novembre (</w:t>
        </w:r>
      </w:ins>
      <w:ins w:id="374" w:author="Angèle Dilu Keti" w:date="2020-10-21T05:08:00Z">
        <w:r>
          <w:rPr>
            <w:rFonts w:eastAsia="Arial Unicode MS"/>
            <w:color w:val="FF0000"/>
            <w:kern w:val="20"/>
          </w:rPr>
          <w:t>ap</w:t>
        </w:r>
      </w:ins>
      <w:ins w:id="375" w:author="Angèle Dilu Keti" w:date="2020-10-21T05:12:00Z">
        <w:r>
          <w:rPr>
            <w:rFonts w:eastAsia="Arial Unicode MS"/>
            <w:color w:val="FF0000"/>
            <w:kern w:val="20"/>
          </w:rPr>
          <w:t>rès le 30 octobre et 03</w:t>
        </w:r>
      </w:ins>
      <w:ins w:id="376" w:author="Angèle Dilu Keti" w:date="2020-10-21T05:08:00Z">
        <w:r>
          <w:rPr>
            <w:rFonts w:eastAsia="Arial Unicode MS"/>
            <w:color w:val="FF0000"/>
            <w:kern w:val="20"/>
          </w:rPr>
          <w:t xml:space="preserve"> novembre 2019)</w:t>
        </w:r>
      </w:ins>
    </w:p>
    <w:p w14:paraId="75B69CE7" w14:textId="3B846CDF" w:rsidR="00971E4D" w:rsidRPr="00971E4D" w:rsidRDefault="008F3C88">
      <w:pPr>
        <w:pStyle w:val="Paragraphedeliste"/>
        <w:numPr>
          <w:ilvl w:val="0"/>
          <w:numId w:val="30"/>
        </w:numPr>
        <w:spacing w:before="120" w:line="276" w:lineRule="auto"/>
        <w:ind w:right="936"/>
        <w:jc w:val="both"/>
        <w:rPr>
          <w:ins w:id="377" w:author="Angèle Dilu Keti" w:date="2020-10-21T05:00:00Z"/>
          <w:rFonts w:eastAsia="Arial Unicode MS"/>
          <w:color w:val="FF0000"/>
          <w:kern w:val="20"/>
          <w:rPrChange w:id="378" w:author="Angèle Dilu Keti" w:date="2020-10-21T05:07:00Z">
            <w:rPr>
              <w:ins w:id="379" w:author="Angèle Dilu Keti" w:date="2020-10-21T05:00:00Z"/>
              <w:rFonts w:eastAsia="Arial Unicode MS"/>
            </w:rPr>
          </w:rPrChange>
        </w:rPr>
        <w:pPrChange w:id="380" w:author="Angèle Dilu Keti" w:date="2020-10-21T05:01:00Z">
          <w:pPr>
            <w:numPr>
              <w:numId w:val="15"/>
            </w:numPr>
            <w:spacing w:before="120" w:line="276" w:lineRule="auto"/>
            <w:ind w:left="720" w:right="936" w:hanging="360"/>
            <w:jc w:val="both"/>
          </w:pPr>
        </w:pPrChange>
      </w:pPr>
      <w:ins w:id="381" w:author="Angèle Dilu Keti" w:date="2020-10-21T05:12:00Z">
        <w:r>
          <w:rPr>
            <w:rFonts w:eastAsia="Arial Unicode MS"/>
            <w:color w:val="FF0000"/>
            <w:kern w:val="20"/>
          </w:rPr>
          <w:t xml:space="preserve">17 et </w:t>
        </w:r>
      </w:ins>
      <w:ins w:id="382" w:author="Angèle Dilu Keti" w:date="2020-10-21T05:13:00Z">
        <w:r>
          <w:rPr>
            <w:rFonts w:eastAsia="Arial Unicode MS"/>
            <w:color w:val="FF0000"/>
            <w:kern w:val="20"/>
          </w:rPr>
          <w:t>70 mois révolus pour le mois de décembre (</w:t>
        </w:r>
      </w:ins>
      <w:ins w:id="383" w:author="Angèle Dilu Keti" w:date="2020-10-21T05:14:00Z">
        <w:r>
          <w:rPr>
            <w:rFonts w:eastAsia="Arial Unicode MS"/>
            <w:color w:val="FF0000"/>
            <w:kern w:val="20"/>
          </w:rPr>
          <w:t>après le 05 et 20 décembre 2019)</w:t>
        </w:r>
      </w:ins>
    </w:p>
    <w:p w14:paraId="3B70E665" w14:textId="77777777" w:rsidR="00D71D0C" w:rsidRPr="00477809" w:rsidDel="00B135C6" w:rsidRDefault="00B730DF" w:rsidP="00305419">
      <w:pPr>
        <w:numPr>
          <w:ilvl w:val="0"/>
          <w:numId w:val="15"/>
        </w:numPr>
        <w:spacing w:before="120" w:line="276" w:lineRule="auto"/>
        <w:ind w:right="936"/>
        <w:jc w:val="both"/>
        <w:rPr>
          <w:del w:id="384" w:author="Angèle Dilu Ahuka" w:date="2019-06-17T13:50:00Z"/>
          <w:rFonts w:eastAsia="Arial Unicode MS"/>
          <w:kern w:val="20"/>
        </w:rPr>
      </w:pPr>
      <w:del w:id="385" w:author="Angèle Dilu Ahuka" w:date="2019-06-17T13:50:00Z">
        <w:r w:rsidRPr="00477809" w:rsidDel="00B135C6">
          <w:rPr>
            <w:kern w:val="20"/>
          </w:rPr>
          <w:delText>l</w:delText>
        </w:r>
        <w:r w:rsidR="00D71D0C" w:rsidRPr="00477809" w:rsidDel="00B135C6">
          <w:rPr>
            <w:kern w:val="20"/>
          </w:rPr>
          <w:delText>e</w:delText>
        </w:r>
        <w:r w:rsidRPr="00477809" w:rsidDel="00B135C6">
          <w:rPr>
            <w:kern w:val="20"/>
          </w:rPr>
          <w:delText xml:space="preserve"> </w:delText>
        </w:r>
        <w:r w:rsidRPr="004A49FB" w:rsidDel="00B135C6">
          <w:rPr>
            <w:kern w:val="20"/>
            <w:highlight w:val="yellow"/>
            <w:rPrChange w:id="386" w:author="Angèle Dilu Ahuka" w:date="2019-06-16T23:41:00Z">
              <w:rPr>
                <w:kern w:val="20"/>
              </w:rPr>
            </w:rPrChange>
          </w:rPr>
          <w:delText>14 au février 2012 et 14 août</w:delText>
        </w:r>
        <w:r w:rsidR="004D04D8" w:rsidRPr="004A49FB" w:rsidDel="00B135C6">
          <w:rPr>
            <w:kern w:val="20"/>
            <w:highlight w:val="yellow"/>
            <w:rPrChange w:id="387" w:author="Angèle Dilu Ahuka" w:date="2019-06-16T23:41:00Z">
              <w:rPr>
                <w:kern w:val="20"/>
              </w:rPr>
            </w:rPrChange>
          </w:rPr>
          <w:delText xml:space="preserve"> 2016</w:delText>
        </w:r>
        <w:r w:rsidRPr="004A49FB" w:rsidDel="00B135C6">
          <w:rPr>
            <w:kern w:val="20"/>
            <w:highlight w:val="yellow"/>
            <w:rPrChange w:id="388" w:author="Angèle Dilu Ahuka" w:date="2019-06-16T23:41:00Z">
              <w:rPr>
                <w:kern w:val="20"/>
              </w:rPr>
            </w:rPrChange>
          </w:rPr>
          <w:delText xml:space="preserve"> </w:delText>
        </w:r>
        <w:r w:rsidR="00D71D0C" w:rsidRPr="004A49FB" w:rsidDel="00B135C6">
          <w:rPr>
            <w:kern w:val="20"/>
            <w:highlight w:val="yellow"/>
            <w:rPrChange w:id="389" w:author="Angèle Dilu Ahuka" w:date="2019-06-16T23:41:00Z">
              <w:rPr>
                <w:kern w:val="20"/>
              </w:rPr>
            </w:rPrChange>
          </w:rPr>
          <w:delText>pour</w:delText>
        </w:r>
        <w:r w:rsidR="007A77EE" w:rsidRPr="004A49FB" w:rsidDel="00B135C6">
          <w:rPr>
            <w:kern w:val="20"/>
            <w:highlight w:val="yellow"/>
            <w:rPrChange w:id="390" w:author="Angèle Dilu Ahuka" w:date="2019-06-16T23:41:00Z">
              <w:rPr>
                <w:kern w:val="20"/>
              </w:rPr>
            </w:rPrChange>
          </w:rPr>
          <w:delText xml:space="preserve"> la campagne qui a eu lieu du 14 au 18 février 2017</w:delText>
        </w:r>
        <w:r w:rsidR="00477809" w:rsidRPr="00477809" w:rsidDel="00B135C6">
          <w:rPr>
            <w:kern w:val="20"/>
          </w:rPr>
          <w:delText xml:space="preserve"> </w:delText>
        </w:r>
        <w:r w:rsidR="00477809" w:rsidRPr="00477809" w:rsidDel="00B135C6">
          <w:rPr>
            <w:color w:val="548DD4" w:themeColor="text2" w:themeTint="99"/>
            <w:kern w:val="20"/>
          </w:rPr>
          <w:delText>(</w:delText>
        </w:r>
        <w:r w:rsidR="00477809" w:rsidRPr="00477809" w:rsidDel="00B135C6">
          <w:rPr>
            <w:color w:val="548DD4" w:themeColor="text2" w:themeTint="99"/>
            <w:kern w:val="20"/>
          </w:rPr>
          <w:sym w:font="Wingdings" w:char="F0E0"/>
        </w:r>
        <w:r w:rsidR="00477809" w:rsidRPr="00477809" w:rsidDel="00B135C6">
          <w:rPr>
            <w:color w:val="548DD4" w:themeColor="text2" w:themeTint="99"/>
            <w:kern w:val="20"/>
          </w:rPr>
          <w:delText>âge actuel compris 6 mois et 59 mois révolus)</w:delText>
        </w:r>
        <w:r w:rsidRPr="00477809" w:rsidDel="00B135C6">
          <w:rPr>
            <w:color w:val="548DD4" w:themeColor="text2" w:themeTint="99"/>
            <w:kern w:val="20"/>
          </w:rPr>
          <w:delText>.</w:delText>
        </w:r>
      </w:del>
    </w:p>
    <w:p w14:paraId="75438BCD" w14:textId="77777777" w:rsidR="00D71D0C" w:rsidRPr="00F42E52" w:rsidRDefault="00D71D0C" w:rsidP="00305419">
      <w:pPr>
        <w:spacing w:before="120" w:line="276" w:lineRule="auto"/>
        <w:ind w:right="936"/>
        <w:jc w:val="both"/>
        <w:rPr>
          <w:color w:val="000000" w:themeColor="text1"/>
          <w:kern w:val="20"/>
        </w:rPr>
      </w:pPr>
      <w:r w:rsidRPr="00F42E52">
        <w:rPr>
          <w:color w:val="000000" w:themeColor="text1"/>
          <w:kern w:val="20"/>
        </w:rPr>
        <w:t xml:space="preserve">Pour cela, entrer dans la première </w:t>
      </w:r>
      <w:r w:rsidR="00477809">
        <w:rPr>
          <w:color w:val="000000" w:themeColor="text1"/>
          <w:kern w:val="20"/>
        </w:rPr>
        <w:t>parcelle</w:t>
      </w:r>
      <w:r w:rsidRPr="00F42E52">
        <w:rPr>
          <w:color w:val="000000" w:themeColor="text1"/>
          <w:kern w:val="20"/>
        </w:rPr>
        <w:t xml:space="preserve"> tirée :</w:t>
      </w:r>
    </w:p>
    <w:p w14:paraId="3B5732E1" w14:textId="77777777" w:rsidR="00D71D0C" w:rsidRPr="00F42E52" w:rsidRDefault="00D71D0C" w:rsidP="00305419">
      <w:pPr>
        <w:numPr>
          <w:ilvl w:val="0"/>
          <w:numId w:val="15"/>
        </w:numPr>
        <w:spacing w:before="120" w:line="276" w:lineRule="auto"/>
        <w:ind w:right="39"/>
        <w:jc w:val="both"/>
        <w:rPr>
          <w:color w:val="000000" w:themeColor="text1"/>
          <w:kern w:val="20"/>
        </w:rPr>
      </w:pPr>
      <w:r w:rsidRPr="00F42E52">
        <w:rPr>
          <w:color w:val="000000" w:themeColor="text1"/>
          <w:kern w:val="20"/>
        </w:rPr>
        <w:t>Demander à voir le chef de ménage. S’il est absent, demander à voir son remplaçant ou substitut (conjoint(e), un a</w:t>
      </w:r>
      <w:r w:rsidR="00F422B3" w:rsidRPr="00F42E52">
        <w:rPr>
          <w:color w:val="000000" w:themeColor="text1"/>
          <w:kern w:val="20"/>
        </w:rPr>
        <w:t>utre adulte qui prend en charge l’enfant</w:t>
      </w:r>
      <w:r w:rsidR="00227171" w:rsidRPr="00F42E52">
        <w:rPr>
          <w:color w:val="000000" w:themeColor="text1"/>
          <w:kern w:val="20"/>
        </w:rPr>
        <w:t>) ;</w:t>
      </w:r>
    </w:p>
    <w:p w14:paraId="1B47C1E0" w14:textId="77777777" w:rsidR="00D71D0C" w:rsidRPr="00F42E52" w:rsidRDefault="00D71D0C" w:rsidP="00305419">
      <w:pPr>
        <w:numPr>
          <w:ilvl w:val="0"/>
          <w:numId w:val="15"/>
        </w:numPr>
        <w:tabs>
          <w:tab w:val="left" w:pos="9498"/>
        </w:tabs>
        <w:spacing w:before="120" w:line="276" w:lineRule="auto"/>
        <w:ind w:right="39"/>
        <w:jc w:val="both"/>
        <w:rPr>
          <w:color w:val="000000" w:themeColor="text1"/>
          <w:kern w:val="20"/>
        </w:rPr>
      </w:pPr>
      <w:r w:rsidRPr="00F42E52">
        <w:rPr>
          <w:color w:val="000000" w:themeColor="text1"/>
          <w:kern w:val="20"/>
        </w:rPr>
        <w:t>Se présenter au c</w:t>
      </w:r>
      <w:r w:rsidR="00227171" w:rsidRPr="00F42E52">
        <w:rPr>
          <w:color w:val="000000" w:themeColor="text1"/>
          <w:kern w:val="20"/>
        </w:rPr>
        <w:t>hef de ménage ou son remplaçant ;</w:t>
      </w:r>
    </w:p>
    <w:p w14:paraId="2AE56393" w14:textId="77777777" w:rsidR="00D71D0C" w:rsidRPr="00F42E52" w:rsidRDefault="00D71D0C" w:rsidP="00305419">
      <w:pPr>
        <w:numPr>
          <w:ilvl w:val="0"/>
          <w:numId w:val="15"/>
        </w:numPr>
        <w:spacing w:before="120" w:line="276" w:lineRule="auto"/>
        <w:ind w:right="39"/>
        <w:jc w:val="both"/>
        <w:rPr>
          <w:color w:val="000000" w:themeColor="text1"/>
          <w:kern w:val="20"/>
        </w:rPr>
      </w:pPr>
      <w:r w:rsidRPr="00F42E52">
        <w:rPr>
          <w:color w:val="000000" w:themeColor="text1"/>
          <w:kern w:val="20"/>
        </w:rPr>
        <w:t>Expliquer au chef de ménage ou son remplaçant ce que vous faites et pourquoi vous allez poser des questions</w:t>
      </w:r>
      <w:r w:rsidR="00227171" w:rsidRPr="00F42E52">
        <w:rPr>
          <w:color w:val="000000" w:themeColor="text1"/>
          <w:kern w:val="20"/>
        </w:rPr>
        <w:t> ;</w:t>
      </w:r>
    </w:p>
    <w:p w14:paraId="3D29D6E5" w14:textId="77777777" w:rsidR="00D71D0C" w:rsidRPr="00F42E52" w:rsidRDefault="00D71D0C" w:rsidP="00305419">
      <w:pPr>
        <w:numPr>
          <w:ilvl w:val="0"/>
          <w:numId w:val="15"/>
        </w:numPr>
        <w:spacing w:before="120" w:line="276" w:lineRule="auto"/>
        <w:ind w:right="39"/>
        <w:jc w:val="both"/>
        <w:rPr>
          <w:color w:val="000000" w:themeColor="text1"/>
          <w:kern w:val="20"/>
        </w:rPr>
      </w:pPr>
      <w:r w:rsidRPr="00F42E52">
        <w:rPr>
          <w:color w:val="000000" w:themeColor="text1"/>
          <w:kern w:val="20"/>
        </w:rPr>
        <w:t>Administrer le</w:t>
      </w:r>
      <w:r w:rsidR="00F422B3" w:rsidRPr="00F42E52">
        <w:rPr>
          <w:color w:val="000000" w:themeColor="text1"/>
          <w:kern w:val="20"/>
        </w:rPr>
        <w:t xml:space="preserve"> questionnaire à la mère ou la personne qui prend soin de l’enfant</w:t>
      </w:r>
      <w:r w:rsidR="00227171" w:rsidRPr="00F42E52">
        <w:rPr>
          <w:color w:val="000000" w:themeColor="text1"/>
          <w:kern w:val="20"/>
        </w:rPr>
        <w:t> ;</w:t>
      </w:r>
    </w:p>
    <w:p w14:paraId="0925D687" w14:textId="77777777" w:rsidR="00D71D0C" w:rsidRPr="00F42E52" w:rsidRDefault="00D71D0C" w:rsidP="00305419">
      <w:pPr>
        <w:numPr>
          <w:ilvl w:val="0"/>
          <w:numId w:val="15"/>
        </w:numPr>
        <w:spacing w:before="120" w:line="276" w:lineRule="auto"/>
        <w:ind w:right="39"/>
        <w:jc w:val="both"/>
        <w:rPr>
          <w:color w:val="000000" w:themeColor="text1"/>
          <w:kern w:val="20"/>
        </w:rPr>
      </w:pPr>
      <w:r w:rsidRPr="00F42E52">
        <w:rPr>
          <w:color w:val="000000" w:themeColor="text1"/>
          <w:kern w:val="20"/>
        </w:rPr>
        <w:t>Si le chef de ménag</w:t>
      </w:r>
      <w:r w:rsidR="00227171" w:rsidRPr="00F42E52">
        <w:rPr>
          <w:color w:val="000000" w:themeColor="text1"/>
          <w:kern w:val="20"/>
        </w:rPr>
        <w:t xml:space="preserve">e a plusieurs femmes, </w:t>
      </w:r>
      <w:r w:rsidRPr="00F42E52">
        <w:rPr>
          <w:color w:val="000000" w:themeColor="text1"/>
          <w:kern w:val="20"/>
        </w:rPr>
        <w:t>enregistre</w:t>
      </w:r>
      <w:r w:rsidR="00227171" w:rsidRPr="00F42E52">
        <w:rPr>
          <w:color w:val="000000" w:themeColor="text1"/>
          <w:kern w:val="20"/>
        </w:rPr>
        <w:t>r</w:t>
      </w:r>
      <w:r w:rsidR="008A4993" w:rsidRPr="00F42E52">
        <w:rPr>
          <w:color w:val="000000" w:themeColor="text1"/>
          <w:kern w:val="20"/>
        </w:rPr>
        <w:t xml:space="preserve"> les enfants cibles de</w:t>
      </w:r>
      <w:r w:rsidRPr="00F42E52">
        <w:rPr>
          <w:color w:val="000000" w:themeColor="text1"/>
          <w:kern w:val="20"/>
        </w:rPr>
        <w:t xml:space="preserve"> la </w:t>
      </w:r>
      <w:r w:rsidR="00F422B3" w:rsidRPr="00F42E52">
        <w:rPr>
          <w:color w:val="000000" w:themeColor="text1"/>
          <w:kern w:val="20"/>
        </w:rPr>
        <w:t>première,</w:t>
      </w:r>
      <w:r w:rsidRPr="00F42E52">
        <w:rPr>
          <w:color w:val="000000" w:themeColor="text1"/>
          <w:kern w:val="20"/>
        </w:rPr>
        <w:t xml:space="preserve"> puis</w:t>
      </w:r>
      <w:r w:rsidR="008405EE">
        <w:rPr>
          <w:color w:val="000000" w:themeColor="text1"/>
          <w:kern w:val="20"/>
        </w:rPr>
        <w:t xml:space="preserve"> de </w:t>
      </w:r>
      <w:r w:rsidR="00F422B3" w:rsidRPr="00F42E52">
        <w:rPr>
          <w:color w:val="000000" w:themeColor="text1"/>
          <w:kern w:val="20"/>
        </w:rPr>
        <w:t xml:space="preserve">la </w:t>
      </w:r>
      <w:r w:rsidR="009000E6" w:rsidRPr="00F42E52">
        <w:rPr>
          <w:color w:val="000000" w:themeColor="text1"/>
          <w:kern w:val="20"/>
        </w:rPr>
        <w:t>seconde,</w:t>
      </w:r>
      <w:r w:rsidR="00227171" w:rsidRPr="00F42E52">
        <w:rPr>
          <w:color w:val="000000" w:themeColor="text1"/>
          <w:kern w:val="20"/>
        </w:rPr>
        <w:t xml:space="preserve"> ainsi de suite ;</w:t>
      </w:r>
    </w:p>
    <w:p w14:paraId="0BA3A986" w14:textId="77777777" w:rsidR="00D71D0C" w:rsidRPr="00F42E52" w:rsidRDefault="00D71D0C" w:rsidP="00305419">
      <w:pPr>
        <w:numPr>
          <w:ilvl w:val="0"/>
          <w:numId w:val="15"/>
        </w:numPr>
        <w:spacing w:before="120" w:line="276" w:lineRule="auto"/>
        <w:ind w:right="39"/>
        <w:jc w:val="both"/>
        <w:rPr>
          <w:color w:val="000000" w:themeColor="text1"/>
          <w:kern w:val="20"/>
        </w:rPr>
      </w:pPr>
      <w:r w:rsidRPr="00F42E52">
        <w:rPr>
          <w:color w:val="000000" w:themeColor="text1"/>
          <w:kern w:val="20"/>
        </w:rPr>
        <w:t>A la</w:t>
      </w:r>
      <w:r w:rsidR="00F422B3" w:rsidRPr="00F42E52">
        <w:rPr>
          <w:color w:val="000000" w:themeColor="text1"/>
          <w:kern w:val="20"/>
        </w:rPr>
        <w:t xml:space="preserve"> fin</w:t>
      </w:r>
      <w:ins w:id="391" w:author="Angèle Dilu Ahuka" w:date="2019-06-17T13:53:00Z">
        <w:r w:rsidR="00B135C6">
          <w:rPr>
            <w:color w:val="000000" w:themeColor="text1"/>
            <w:kern w:val="20"/>
          </w:rPr>
          <w:t>,</w:t>
        </w:r>
      </w:ins>
      <w:r w:rsidR="00F422B3" w:rsidRPr="00F42E52">
        <w:rPr>
          <w:color w:val="000000" w:themeColor="text1"/>
          <w:kern w:val="20"/>
        </w:rPr>
        <w:t xml:space="preserve"> remercier la mère ou la personne qui prend soin de l’enfant pour </w:t>
      </w:r>
      <w:r w:rsidR="00227171" w:rsidRPr="00F42E52">
        <w:rPr>
          <w:color w:val="000000" w:themeColor="text1"/>
          <w:kern w:val="20"/>
        </w:rPr>
        <w:t>l’accueil et la participation ;</w:t>
      </w:r>
    </w:p>
    <w:p w14:paraId="20AB412A" w14:textId="77777777" w:rsidR="00D71D0C" w:rsidRPr="00F42E52" w:rsidRDefault="00D71D0C" w:rsidP="00305419">
      <w:pPr>
        <w:numPr>
          <w:ilvl w:val="0"/>
          <w:numId w:val="15"/>
        </w:numPr>
        <w:spacing w:before="120" w:line="276" w:lineRule="auto"/>
        <w:ind w:right="39"/>
        <w:jc w:val="both"/>
        <w:rPr>
          <w:color w:val="000000" w:themeColor="text1"/>
          <w:kern w:val="20"/>
        </w:rPr>
      </w:pPr>
      <w:r w:rsidRPr="00F42E52">
        <w:rPr>
          <w:color w:val="000000" w:themeColor="text1"/>
          <w:kern w:val="20"/>
        </w:rPr>
        <w:t xml:space="preserve">Les encourager à vacciner </w:t>
      </w:r>
      <w:r w:rsidR="00870A0E" w:rsidRPr="00F42E52">
        <w:rPr>
          <w:color w:val="000000" w:themeColor="text1"/>
          <w:kern w:val="20"/>
        </w:rPr>
        <w:t xml:space="preserve">leurs enfants </w:t>
      </w:r>
      <w:r w:rsidR="008405EE" w:rsidRPr="00F42E52">
        <w:rPr>
          <w:color w:val="000000" w:themeColor="text1"/>
          <w:kern w:val="20"/>
        </w:rPr>
        <w:t xml:space="preserve">au centre de santé </w:t>
      </w:r>
      <w:r w:rsidR="008405EE">
        <w:rPr>
          <w:color w:val="000000" w:themeColor="text1"/>
          <w:kern w:val="20"/>
        </w:rPr>
        <w:t xml:space="preserve">et </w:t>
      </w:r>
      <w:r w:rsidRPr="00F42E52">
        <w:rPr>
          <w:color w:val="000000" w:themeColor="text1"/>
          <w:kern w:val="20"/>
        </w:rPr>
        <w:t>lors</w:t>
      </w:r>
      <w:r w:rsidR="00870A0E" w:rsidRPr="00F42E52">
        <w:rPr>
          <w:color w:val="000000" w:themeColor="text1"/>
          <w:kern w:val="20"/>
        </w:rPr>
        <w:t xml:space="preserve"> des campagnes</w:t>
      </w:r>
      <w:r w:rsidR="00227171" w:rsidRPr="00F42E52">
        <w:rPr>
          <w:color w:val="000000" w:themeColor="text1"/>
          <w:kern w:val="20"/>
        </w:rPr>
        <w:t>.</w:t>
      </w:r>
    </w:p>
    <w:p w14:paraId="64EFA6AC" w14:textId="77777777" w:rsidR="00D71D0C" w:rsidRPr="00F42E52" w:rsidRDefault="00D71D0C" w:rsidP="00305419">
      <w:pPr>
        <w:spacing w:before="120" w:line="276" w:lineRule="auto"/>
        <w:ind w:right="936"/>
        <w:jc w:val="both"/>
        <w:rPr>
          <w:color w:val="000000" w:themeColor="text1"/>
          <w:kern w:val="20"/>
        </w:rPr>
      </w:pPr>
    </w:p>
    <w:p w14:paraId="025D529C" w14:textId="77777777" w:rsidR="00B1716F" w:rsidRDefault="00933120" w:rsidP="00305419">
      <w:pPr>
        <w:spacing w:before="120" w:line="276" w:lineRule="auto"/>
        <w:ind w:right="936"/>
        <w:jc w:val="both"/>
        <w:rPr>
          <w:ins w:id="392" w:author="Angèle Dilu Keti" w:date="2020-10-20T18:46:00Z"/>
          <w:rFonts w:eastAsia="Arial Unicode MS"/>
          <w:b/>
          <w:kern w:val="20"/>
        </w:rPr>
      </w:pPr>
      <w:ins w:id="393" w:author="Angèle Dilu Keti" w:date="2020-10-20T17:00:00Z">
        <w:r w:rsidRPr="00933120">
          <w:rPr>
            <w:rFonts w:eastAsia="Arial Unicode MS"/>
            <w:b/>
            <w:kern w:val="20"/>
            <w:u w:val="single"/>
            <w:rPrChange w:id="394" w:author="Angèle Dilu Keti" w:date="2020-10-20T17:01:00Z">
              <w:rPr>
                <w:rFonts w:eastAsia="Arial Unicode MS"/>
                <w:b/>
                <w:kern w:val="20"/>
              </w:rPr>
            </w:rPrChange>
          </w:rPr>
          <w:t>Etape de dénombrement</w:t>
        </w:r>
        <w:r>
          <w:rPr>
            <w:rFonts w:eastAsia="Arial Unicode MS"/>
            <w:b/>
            <w:kern w:val="20"/>
          </w:rPr>
          <w:t xml:space="preserve"> : </w:t>
        </w:r>
      </w:ins>
    </w:p>
    <w:p w14:paraId="58D9FA16" w14:textId="25D1F2D3" w:rsidR="00D71D0C" w:rsidRPr="00F42E52" w:rsidRDefault="00D71D0C" w:rsidP="00305419">
      <w:pPr>
        <w:spacing w:before="120" w:line="276" w:lineRule="auto"/>
        <w:ind w:right="936"/>
        <w:jc w:val="both"/>
        <w:rPr>
          <w:rFonts w:eastAsia="Arial Unicode MS"/>
          <w:b/>
          <w:kern w:val="20"/>
        </w:rPr>
      </w:pPr>
      <w:r w:rsidRPr="00F42E52">
        <w:rPr>
          <w:rFonts w:eastAsia="Arial Unicode MS"/>
          <w:b/>
          <w:kern w:val="20"/>
        </w:rPr>
        <w:t xml:space="preserve">Cas de plusieurs ménages dans une </w:t>
      </w:r>
      <w:r w:rsidR="00227171" w:rsidRPr="00F42E52">
        <w:rPr>
          <w:rFonts w:eastAsia="Arial Unicode MS"/>
          <w:b/>
          <w:kern w:val="20"/>
        </w:rPr>
        <w:t xml:space="preserve">habitation (parcelle / </w:t>
      </w:r>
      <w:r w:rsidRPr="00F42E52">
        <w:rPr>
          <w:rFonts w:eastAsia="Arial Unicode MS"/>
          <w:b/>
          <w:kern w:val="20"/>
        </w:rPr>
        <w:t>maison</w:t>
      </w:r>
      <w:r w:rsidR="00227171" w:rsidRPr="00F42E52">
        <w:rPr>
          <w:rFonts w:eastAsia="Arial Unicode MS"/>
          <w:b/>
          <w:kern w:val="20"/>
        </w:rPr>
        <w:t>)</w:t>
      </w:r>
      <w:r w:rsidRPr="00F42E52">
        <w:rPr>
          <w:rFonts w:eastAsia="Arial Unicode MS"/>
          <w:b/>
          <w:kern w:val="20"/>
        </w:rPr>
        <w:t> :</w:t>
      </w:r>
    </w:p>
    <w:p w14:paraId="3D5C0385" w14:textId="77777777" w:rsidR="00D71D0C" w:rsidRPr="00F42E52" w:rsidRDefault="00D71D0C" w:rsidP="00305419">
      <w:pPr>
        <w:spacing w:before="120" w:line="276" w:lineRule="auto"/>
        <w:ind w:right="936"/>
        <w:jc w:val="both"/>
        <w:rPr>
          <w:color w:val="000000" w:themeColor="text1"/>
          <w:kern w:val="20"/>
        </w:rPr>
      </w:pPr>
      <w:r w:rsidRPr="00F42E52">
        <w:rPr>
          <w:color w:val="000000" w:themeColor="text1"/>
          <w:kern w:val="20"/>
        </w:rPr>
        <w:t xml:space="preserve">Dans la première </w:t>
      </w:r>
      <w:r w:rsidR="00227171" w:rsidRPr="00F42E52">
        <w:rPr>
          <w:color w:val="000000" w:themeColor="text1"/>
          <w:kern w:val="20"/>
        </w:rPr>
        <w:t>parcelle/</w:t>
      </w:r>
      <w:r w:rsidRPr="00F42E52">
        <w:rPr>
          <w:color w:val="000000" w:themeColor="text1"/>
          <w:kern w:val="20"/>
        </w:rPr>
        <w:t xml:space="preserve">maison tirée, choisir le(s) ménage(s) à enquêter. </w:t>
      </w:r>
    </w:p>
    <w:p w14:paraId="0DFFE3E1" w14:textId="77777777" w:rsidR="00D71D0C" w:rsidRPr="00F42E52" w:rsidRDefault="00D71D0C" w:rsidP="00305419">
      <w:pPr>
        <w:spacing w:before="120" w:line="276" w:lineRule="auto"/>
        <w:ind w:right="936"/>
        <w:jc w:val="both"/>
        <w:rPr>
          <w:color w:val="000000" w:themeColor="text1"/>
          <w:kern w:val="20"/>
        </w:rPr>
      </w:pPr>
      <w:r w:rsidRPr="00F42E52">
        <w:rPr>
          <w:color w:val="000000" w:themeColor="text1"/>
          <w:kern w:val="20"/>
        </w:rPr>
        <w:t>Pour cela :</w:t>
      </w:r>
    </w:p>
    <w:p w14:paraId="2CD5EB0F" w14:textId="77777777" w:rsidR="00D71D0C" w:rsidRPr="00F42E52" w:rsidRDefault="00D71D0C" w:rsidP="00305419">
      <w:pPr>
        <w:numPr>
          <w:ilvl w:val="0"/>
          <w:numId w:val="15"/>
        </w:numPr>
        <w:spacing w:before="120" w:line="276" w:lineRule="auto"/>
        <w:ind w:right="39"/>
        <w:jc w:val="both"/>
        <w:rPr>
          <w:color w:val="000000" w:themeColor="text1"/>
          <w:kern w:val="20"/>
        </w:rPr>
      </w:pPr>
      <w:r w:rsidRPr="00F42E52">
        <w:rPr>
          <w:color w:val="000000" w:themeColor="text1"/>
          <w:kern w:val="20"/>
        </w:rPr>
        <w:t xml:space="preserve">Entrer dans la </w:t>
      </w:r>
      <w:r w:rsidR="00227171" w:rsidRPr="00F42E52">
        <w:rPr>
          <w:color w:val="000000" w:themeColor="text1"/>
          <w:kern w:val="20"/>
        </w:rPr>
        <w:t>parcelle/maison</w:t>
      </w:r>
      <w:r w:rsidRPr="00F42E52">
        <w:rPr>
          <w:color w:val="000000" w:themeColor="text1"/>
          <w:kern w:val="20"/>
        </w:rPr>
        <w:t xml:space="preserve"> et saluer les personnes qui y vivent</w:t>
      </w:r>
    </w:p>
    <w:p w14:paraId="25A75A65" w14:textId="4039DE21" w:rsidR="00D71D0C" w:rsidRPr="00F42E52" w:rsidRDefault="00D71D0C" w:rsidP="00305419">
      <w:pPr>
        <w:numPr>
          <w:ilvl w:val="0"/>
          <w:numId w:val="15"/>
        </w:numPr>
        <w:spacing w:before="120" w:line="276" w:lineRule="auto"/>
        <w:ind w:right="39"/>
        <w:jc w:val="both"/>
        <w:rPr>
          <w:color w:val="000000" w:themeColor="text1"/>
          <w:kern w:val="20"/>
        </w:rPr>
      </w:pPr>
      <w:r w:rsidRPr="00F42E52">
        <w:rPr>
          <w:color w:val="000000" w:themeColor="text1"/>
          <w:kern w:val="20"/>
        </w:rPr>
        <w:t xml:space="preserve">S’informer auprès d’eux pour connaître le nombre de ménage </w:t>
      </w:r>
      <w:ins w:id="395" w:author="Angèle Dilu Ahuka" w:date="2019-06-18T20:34:00Z">
        <w:r w:rsidR="00132DC7">
          <w:rPr>
            <w:color w:val="000000" w:themeColor="text1"/>
            <w:kern w:val="20"/>
          </w:rPr>
          <w:t xml:space="preserve">éligible </w:t>
        </w:r>
      </w:ins>
      <w:r w:rsidRPr="00F42E52">
        <w:rPr>
          <w:color w:val="000000" w:themeColor="text1"/>
          <w:kern w:val="20"/>
        </w:rPr>
        <w:t>qu</w:t>
      </w:r>
      <w:r w:rsidR="00227171" w:rsidRPr="00F42E52">
        <w:rPr>
          <w:color w:val="000000" w:themeColor="text1"/>
          <w:kern w:val="20"/>
        </w:rPr>
        <w:t>i s’y trouve ;</w:t>
      </w:r>
    </w:p>
    <w:p w14:paraId="20439428" w14:textId="3A5E3A1C" w:rsidR="00D71D0C" w:rsidRPr="00F42E52" w:rsidRDefault="00D71D0C" w:rsidP="00305419">
      <w:pPr>
        <w:numPr>
          <w:ilvl w:val="0"/>
          <w:numId w:val="15"/>
        </w:numPr>
        <w:spacing w:before="120" w:line="276" w:lineRule="auto"/>
        <w:ind w:right="39"/>
        <w:jc w:val="both"/>
        <w:rPr>
          <w:color w:val="000000" w:themeColor="text1"/>
          <w:kern w:val="20"/>
        </w:rPr>
      </w:pPr>
      <w:r w:rsidRPr="00F42E52">
        <w:rPr>
          <w:color w:val="000000" w:themeColor="text1"/>
          <w:kern w:val="20"/>
        </w:rPr>
        <w:t xml:space="preserve">Recenser </w:t>
      </w:r>
      <w:ins w:id="396" w:author="Angèle Dilu Keti" w:date="2020-10-20T18:30:00Z">
        <w:r w:rsidR="00D85BDC">
          <w:rPr>
            <w:color w:val="000000" w:themeColor="text1"/>
            <w:kern w:val="20"/>
          </w:rPr>
          <w:t xml:space="preserve">tous </w:t>
        </w:r>
      </w:ins>
      <w:r w:rsidRPr="00F42E52">
        <w:rPr>
          <w:color w:val="000000" w:themeColor="text1"/>
          <w:kern w:val="20"/>
        </w:rPr>
        <w:t xml:space="preserve">les ménages </w:t>
      </w:r>
      <w:ins w:id="397" w:author="Angèle Dilu Ahuka" w:date="2019-06-18T20:35:00Z">
        <w:del w:id="398" w:author="Angèle Dilu Keti" w:date="2020-10-20T18:42:00Z">
          <w:r w:rsidR="00132DC7" w:rsidDel="00B1716F">
            <w:rPr>
              <w:color w:val="000000" w:themeColor="text1"/>
              <w:kern w:val="20"/>
            </w:rPr>
            <w:delText xml:space="preserve">éligibles </w:delText>
          </w:r>
        </w:del>
      </w:ins>
      <w:del w:id="399" w:author="Angèle Dilu Keti" w:date="2020-10-20T18:43:00Z">
        <w:r w:rsidRPr="00F42E52" w:rsidDel="00B1716F">
          <w:rPr>
            <w:color w:val="000000" w:themeColor="text1"/>
            <w:kern w:val="20"/>
          </w:rPr>
          <w:delText>en leur attribuant un numéro</w:delText>
        </w:r>
        <w:r w:rsidR="00227171" w:rsidRPr="00F42E52" w:rsidDel="00B1716F">
          <w:rPr>
            <w:color w:val="000000" w:themeColor="text1"/>
            <w:kern w:val="20"/>
          </w:rPr>
          <w:delText> </w:delText>
        </w:r>
      </w:del>
      <w:r w:rsidR="00227171" w:rsidRPr="00F42E52">
        <w:rPr>
          <w:color w:val="000000" w:themeColor="text1"/>
          <w:kern w:val="20"/>
        </w:rPr>
        <w:t>;</w:t>
      </w:r>
    </w:p>
    <w:p w14:paraId="2BC428D8" w14:textId="048CB05F" w:rsidR="00B1716F" w:rsidRDefault="00B1716F" w:rsidP="00305419">
      <w:pPr>
        <w:numPr>
          <w:ilvl w:val="0"/>
          <w:numId w:val="15"/>
        </w:numPr>
        <w:spacing w:before="120" w:line="276" w:lineRule="auto"/>
        <w:ind w:right="39"/>
        <w:jc w:val="both"/>
        <w:rPr>
          <w:ins w:id="400" w:author="Angèle Dilu Keti" w:date="2020-10-20T18:42:00Z"/>
          <w:color w:val="000000" w:themeColor="text1"/>
          <w:kern w:val="20"/>
        </w:rPr>
      </w:pPr>
      <w:ins w:id="401" w:author="Angèle Dilu Keti" w:date="2020-10-20T18:42:00Z">
        <w:r>
          <w:rPr>
            <w:color w:val="000000" w:themeColor="text1"/>
            <w:kern w:val="20"/>
          </w:rPr>
          <w:t xml:space="preserve">Attribuer </w:t>
        </w:r>
      </w:ins>
      <w:ins w:id="402" w:author="Angèle Dilu Keti" w:date="2020-10-20T18:46:00Z">
        <w:r>
          <w:rPr>
            <w:color w:val="000000" w:themeColor="text1"/>
            <w:kern w:val="20"/>
          </w:rPr>
          <w:t>un numéro à chaque ménage</w:t>
        </w:r>
      </w:ins>
      <w:ins w:id="403" w:author="Angèle Dilu Keti" w:date="2020-10-20T18:47:00Z">
        <w:r>
          <w:rPr>
            <w:color w:val="000000" w:themeColor="text1"/>
            <w:kern w:val="20"/>
          </w:rPr>
          <w:t xml:space="preserve"> </w:t>
        </w:r>
      </w:ins>
      <w:ins w:id="404" w:author="Angèle Dilu Keti" w:date="2020-10-20T18:42:00Z">
        <w:r>
          <w:rPr>
            <w:color w:val="000000" w:themeColor="text1"/>
            <w:kern w:val="20"/>
          </w:rPr>
          <w:t>;</w:t>
        </w:r>
      </w:ins>
    </w:p>
    <w:p w14:paraId="5B979699" w14:textId="2B6E6A6C" w:rsidR="00D71D0C" w:rsidRPr="00F42E52" w:rsidDel="00B1716F" w:rsidRDefault="00D71D0C" w:rsidP="00305419">
      <w:pPr>
        <w:numPr>
          <w:ilvl w:val="0"/>
          <w:numId w:val="15"/>
        </w:numPr>
        <w:spacing w:before="120" w:line="276" w:lineRule="auto"/>
        <w:ind w:right="39"/>
        <w:jc w:val="both"/>
        <w:rPr>
          <w:del w:id="405" w:author="Angèle Dilu Keti" w:date="2020-10-20T18:45:00Z"/>
          <w:color w:val="000000" w:themeColor="text1"/>
          <w:kern w:val="20"/>
        </w:rPr>
      </w:pPr>
      <w:del w:id="406" w:author="Angèle Dilu Keti" w:date="2020-10-20T18:45:00Z">
        <w:r w:rsidRPr="00F42E52" w:rsidDel="00B1716F">
          <w:rPr>
            <w:color w:val="000000" w:themeColor="text1"/>
            <w:kern w:val="20"/>
          </w:rPr>
          <w:delText>Inscrire les numéros sur des feuilles, les plier pour cacher les numéros</w:delText>
        </w:r>
        <w:r w:rsidR="00227171" w:rsidRPr="00F42E52" w:rsidDel="00B1716F">
          <w:rPr>
            <w:color w:val="000000" w:themeColor="text1"/>
            <w:kern w:val="20"/>
          </w:rPr>
          <w:delText> ;</w:delText>
        </w:r>
      </w:del>
    </w:p>
    <w:p w14:paraId="61796424" w14:textId="059AF37E" w:rsidR="00D71D0C" w:rsidRPr="00F42E52" w:rsidDel="00B1716F" w:rsidRDefault="00D71D0C" w:rsidP="00305419">
      <w:pPr>
        <w:numPr>
          <w:ilvl w:val="0"/>
          <w:numId w:val="15"/>
        </w:numPr>
        <w:spacing w:before="120" w:line="276" w:lineRule="auto"/>
        <w:ind w:right="39"/>
        <w:jc w:val="both"/>
        <w:rPr>
          <w:del w:id="407" w:author="Angèle Dilu Keti" w:date="2020-10-20T18:45:00Z"/>
          <w:color w:val="000000" w:themeColor="text1"/>
          <w:kern w:val="20"/>
        </w:rPr>
      </w:pPr>
      <w:del w:id="408" w:author="Angèle Dilu Keti" w:date="2020-10-20T18:45:00Z">
        <w:r w:rsidRPr="00F42E52" w:rsidDel="00B1716F">
          <w:rPr>
            <w:color w:val="000000" w:themeColor="text1"/>
            <w:kern w:val="20"/>
          </w:rPr>
          <w:delText xml:space="preserve">Faire tirer les numéros des ménages par un enfant vivant dans la </w:delText>
        </w:r>
        <w:r w:rsidR="00592E8C" w:rsidDel="00B1716F">
          <w:rPr>
            <w:color w:val="000000" w:themeColor="text1"/>
            <w:kern w:val="20"/>
          </w:rPr>
          <w:delText>parcelle/maison</w:delText>
        </w:r>
        <w:r w:rsidRPr="00F42E52" w:rsidDel="00B1716F">
          <w:rPr>
            <w:color w:val="000000" w:themeColor="text1"/>
            <w:kern w:val="20"/>
          </w:rPr>
          <w:delText> : tirage aléatoire simple sans remise</w:delText>
        </w:r>
      </w:del>
    </w:p>
    <w:p w14:paraId="09039CE3" w14:textId="5BE06842" w:rsidR="00D71D0C" w:rsidRPr="00F42E52" w:rsidRDefault="00D71D0C" w:rsidP="00305419">
      <w:pPr>
        <w:numPr>
          <w:ilvl w:val="0"/>
          <w:numId w:val="15"/>
        </w:numPr>
        <w:spacing w:before="120" w:line="276" w:lineRule="auto"/>
        <w:ind w:right="39"/>
        <w:jc w:val="both"/>
        <w:rPr>
          <w:color w:val="000000" w:themeColor="text1"/>
          <w:kern w:val="20"/>
        </w:rPr>
      </w:pPr>
      <w:r w:rsidRPr="00F42E52">
        <w:rPr>
          <w:color w:val="000000" w:themeColor="text1"/>
          <w:kern w:val="20"/>
        </w:rPr>
        <w:t xml:space="preserve">Etablir la liste des ménages par ordre de </w:t>
      </w:r>
      <w:del w:id="409" w:author="Angèle Dilu Keti" w:date="2020-10-20T18:48:00Z">
        <w:r w:rsidRPr="00F42E52" w:rsidDel="00B1716F">
          <w:rPr>
            <w:color w:val="000000" w:themeColor="text1"/>
            <w:kern w:val="20"/>
          </w:rPr>
          <w:delText>tirage</w:delText>
        </w:r>
      </w:del>
      <w:ins w:id="410" w:author="Angèle Dilu Keti" w:date="2020-10-21T18:52:00Z">
        <w:r w:rsidR="00392DAB">
          <w:rPr>
            <w:color w:val="000000" w:themeColor="text1"/>
            <w:kern w:val="20"/>
          </w:rPr>
          <w:t>numérotation ;</w:t>
        </w:r>
      </w:ins>
    </w:p>
    <w:p w14:paraId="6AA661D7" w14:textId="43E94546" w:rsidR="00D71D0C" w:rsidRPr="00F42E52" w:rsidRDefault="00D71D0C" w:rsidP="00305419">
      <w:pPr>
        <w:numPr>
          <w:ilvl w:val="0"/>
          <w:numId w:val="15"/>
        </w:numPr>
        <w:spacing w:before="120" w:line="276" w:lineRule="auto"/>
        <w:ind w:right="39"/>
        <w:jc w:val="both"/>
        <w:rPr>
          <w:color w:val="000000" w:themeColor="text1"/>
          <w:kern w:val="20"/>
        </w:rPr>
      </w:pPr>
      <w:r w:rsidRPr="00F42E52">
        <w:rPr>
          <w:color w:val="000000" w:themeColor="text1"/>
          <w:kern w:val="20"/>
        </w:rPr>
        <w:t>Commencer l’enrôlement par le premier ménage</w:t>
      </w:r>
      <w:del w:id="411" w:author="Angèle Dilu Keti" w:date="2020-10-20T18:45:00Z">
        <w:r w:rsidRPr="00F42E52" w:rsidDel="00B1716F">
          <w:rPr>
            <w:color w:val="000000" w:themeColor="text1"/>
            <w:kern w:val="20"/>
          </w:rPr>
          <w:delText xml:space="preserve"> tiré</w:delText>
        </w:r>
      </w:del>
      <w:r w:rsidRPr="00F42E52">
        <w:rPr>
          <w:color w:val="000000" w:themeColor="text1"/>
          <w:kern w:val="20"/>
        </w:rPr>
        <w:t>, puis passer de ménage en ménage selon l’ordre de</w:t>
      </w:r>
      <w:ins w:id="412" w:author="Angèle Dilu Keti" w:date="2020-10-20T18:45:00Z">
        <w:r w:rsidR="00B1716F">
          <w:rPr>
            <w:color w:val="000000" w:themeColor="text1"/>
            <w:kern w:val="20"/>
          </w:rPr>
          <w:t xml:space="preserve"> numérotation</w:t>
        </w:r>
      </w:ins>
      <w:del w:id="413" w:author="Angèle Dilu Keti" w:date="2020-10-20T18:45:00Z">
        <w:r w:rsidRPr="00F42E52" w:rsidDel="00B1716F">
          <w:rPr>
            <w:color w:val="000000" w:themeColor="text1"/>
            <w:kern w:val="20"/>
          </w:rPr>
          <w:delText xml:space="preserve"> tirage</w:delText>
        </w:r>
      </w:del>
      <w:ins w:id="414" w:author="Angèle Dilu Keti" w:date="2020-10-20T18:45:00Z">
        <w:r w:rsidR="00B1716F">
          <w:rPr>
            <w:color w:val="000000" w:themeColor="text1"/>
            <w:kern w:val="20"/>
          </w:rPr>
          <w:t> ;</w:t>
        </w:r>
      </w:ins>
    </w:p>
    <w:p w14:paraId="0C0469D9" w14:textId="77777777" w:rsidR="00D71D0C" w:rsidRPr="00F42E52" w:rsidRDefault="00D71D0C" w:rsidP="00305419">
      <w:pPr>
        <w:numPr>
          <w:ilvl w:val="0"/>
          <w:numId w:val="15"/>
        </w:numPr>
        <w:spacing w:before="120" w:line="276" w:lineRule="auto"/>
        <w:ind w:right="39"/>
        <w:jc w:val="both"/>
        <w:rPr>
          <w:color w:val="000000" w:themeColor="text1"/>
          <w:kern w:val="20"/>
        </w:rPr>
      </w:pPr>
      <w:r w:rsidRPr="00F42E52">
        <w:rPr>
          <w:color w:val="000000" w:themeColor="text1"/>
          <w:kern w:val="20"/>
        </w:rPr>
        <w:t>Dans chaque ménage, respecter les étapes, en commençant toujours par une rencontre avec le chef de ménage ou son remplaçant ou substitut (conjoint(e), un autre adulte</w:t>
      </w:r>
      <w:r w:rsidR="00272675" w:rsidRPr="00F42E52">
        <w:rPr>
          <w:color w:val="000000" w:themeColor="text1"/>
          <w:kern w:val="20"/>
        </w:rPr>
        <w:t xml:space="preserve"> qui prend soin de l’enfant</w:t>
      </w:r>
      <w:r w:rsidR="00A33625">
        <w:rPr>
          <w:color w:val="000000" w:themeColor="text1"/>
          <w:kern w:val="20"/>
        </w:rPr>
        <w:t>)</w:t>
      </w:r>
      <w:r w:rsidRPr="00F42E52">
        <w:rPr>
          <w:color w:val="000000" w:themeColor="text1"/>
          <w:kern w:val="20"/>
        </w:rPr>
        <w:t>.</w:t>
      </w:r>
    </w:p>
    <w:p w14:paraId="205D5D29" w14:textId="78CE8504" w:rsidR="00D71D0C" w:rsidRPr="00F42E52" w:rsidDel="00B1716F" w:rsidRDefault="00D71D0C" w:rsidP="00305419">
      <w:pPr>
        <w:numPr>
          <w:ilvl w:val="0"/>
          <w:numId w:val="15"/>
        </w:numPr>
        <w:spacing w:before="120" w:line="276" w:lineRule="auto"/>
        <w:ind w:right="39"/>
        <w:jc w:val="both"/>
        <w:rPr>
          <w:del w:id="415" w:author="Angèle Dilu Keti" w:date="2020-10-20T18:46:00Z"/>
          <w:color w:val="000000" w:themeColor="text1"/>
          <w:kern w:val="20"/>
        </w:rPr>
      </w:pPr>
      <w:del w:id="416" w:author="Angèle Dilu Keti" w:date="2020-10-20T18:46:00Z">
        <w:r w:rsidRPr="00F42E52" w:rsidDel="00B1716F">
          <w:rPr>
            <w:color w:val="000000" w:themeColor="text1"/>
            <w:kern w:val="20"/>
          </w:rPr>
          <w:delText xml:space="preserve">Si le nombre de cibles prévues pour la grappe n’est pas atteint, continuer la collecte dans la seconde </w:delText>
        </w:r>
        <w:r w:rsidR="00227171" w:rsidRPr="00F42E52" w:rsidDel="00B1716F">
          <w:rPr>
            <w:color w:val="000000" w:themeColor="text1"/>
            <w:kern w:val="20"/>
          </w:rPr>
          <w:delText>parcelle/</w:delText>
        </w:r>
        <w:r w:rsidRPr="00F42E52" w:rsidDel="00B1716F">
          <w:rPr>
            <w:color w:val="000000" w:themeColor="text1"/>
            <w:kern w:val="20"/>
          </w:rPr>
          <w:delText xml:space="preserve">maison tirée ; ainsi de suite jusqu’à atteindre le nombre de 10 </w:delText>
        </w:r>
        <w:r w:rsidR="00227171" w:rsidRPr="00F42E52" w:rsidDel="00B1716F">
          <w:rPr>
            <w:color w:val="000000" w:themeColor="text1"/>
            <w:kern w:val="20"/>
          </w:rPr>
          <w:delText>enquêtés prévu</w:delText>
        </w:r>
        <w:r w:rsidRPr="00F42E52" w:rsidDel="00B1716F">
          <w:rPr>
            <w:color w:val="000000" w:themeColor="text1"/>
            <w:kern w:val="20"/>
          </w:rPr>
          <w:delText xml:space="preserve"> dans la grappe.</w:delText>
        </w:r>
      </w:del>
    </w:p>
    <w:p w14:paraId="38CBB1A1" w14:textId="77777777" w:rsidR="00D71D0C" w:rsidRPr="00F42E52" w:rsidRDefault="00D71D0C" w:rsidP="00305419">
      <w:pPr>
        <w:spacing w:before="120" w:line="276" w:lineRule="auto"/>
        <w:ind w:left="360" w:right="936"/>
        <w:jc w:val="both"/>
        <w:rPr>
          <w:rFonts w:eastAsia="Arial Unicode MS"/>
          <w:kern w:val="20"/>
        </w:rPr>
      </w:pPr>
    </w:p>
    <w:p w14:paraId="796A4F1E" w14:textId="77777777" w:rsidR="00D71D0C" w:rsidRPr="00F42E52" w:rsidRDefault="00D71D0C" w:rsidP="00305419">
      <w:pPr>
        <w:spacing w:before="120" w:line="276" w:lineRule="auto"/>
        <w:ind w:right="936"/>
        <w:jc w:val="both"/>
        <w:rPr>
          <w:rFonts w:eastAsia="Arial Unicode MS"/>
          <w:b/>
          <w:kern w:val="20"/>
        </w:rPr>
      </w:pPr>
      <w:r w:rsidRPr="00F42E52">
        <w:rPr>
          <w:rFonts w:eastAsia="Arial Unicode MS"/>
          <w:b/>
          <w:kern w:val="20"/>
        </w:rPr>
        <w:t xml:space="preserve">Cas </w:t>
      </w:r>
      <w:r w:rsidR="00FC7208" w:rsidRPr="00F42E52">
        <w:rPr>
          <w:rFonts w:eastAsia="Arial Unicode MS"/>
          <w:b/>
          <w:kern w:val="20"/>
        </w:rPr>
        <w:t>d’habitation à plusieurs niveaux (</w:t>
      </w:r>
      <w:r w:rsidRPr="00F42E52">
        <w:rPr>
          <w:rFonts w:eastAsia="Arial Unicode MS"/>
          <w:b/>
          <w:kern w:val="20"/>
        </w:rPr>
        <w:t>maison à étage</w:t>
      </w:r>
      <w:r w:rsidR="00FC7208" w:rsidRPr="00F42E52">
        <w:rPr>
          <w:rFonts w:eastAsia="Arial Unicode MS"/>
          <w:b/>
          <w:kern w:val="20"/>
        </w:rPr>
        <w:t>)</w:t>
      </w:r>
    </w:p>
    <w:p w14:paraId="7E6A25BC" w14:textId="77777777" w:rsidR="00D71D0C" w:rsidRPr="00F42E52" w:rsidRDefault="00D71D0C" w:rsidP="00305419">
      <w:pPr>
        <w:spacing w:before="120" w:line="276" w:lineRule="auto"/>
        <w:ind w:right="936"/>
        <w:jc w:val="both"/>
        <w:rPr>
          <w:rFonts w:eastAsia="Arial Unicode MS"/>
          <w:kern w:val="20"/>
        </w:rPr>
      </w:pPr>
      <w:r w:rsidRPr="00F42E52">
        <w:rPr>
          <w:rFonts w:eastAsia="Arial Unicode MS"/>
          <w:kern w:val="20"/>
        </w:rPr>
        <w:lastRenderedPageBreak/>
        <w:t xml:space="preserve">Comme dans une </w:t>
      </w:r>
      <w:r w:rsidR="00FC7208" w:rsidRPr="00F42E52">
        <w:rPr>
          <w:rFonts w:eastAsia="Arial Unicode MS"/>
          <w:kern w:val="20"/>
        </w:rPr>
        <w:t>parcelle/</w:t>
      </w:r>
      <w:r w:rsidRPr="00F42E52">
        <w:rPr>
          <w:rFonts w:eastAsia="Arial Unicode MS"/>
          <w:kern w:val="20"/>
        </w:rPr>
        <w:t>maison à plusieurs ménages :</w:t>
      </w:r>
    </w:p>
    <w:p w14:paraId="4936969B" w14:textId="5DE7B068" w:rsidR="00D71D0C" w:rsidRPr="00F42E52" w:rsidRDefault="00D71D0C" w:rsidP="00305419">
      <w:pPr>
        <w:numPr>
          <w:ilvl w:val="0"/>
          <w:numId w:val="15"/>
        </w:numPr>
        <w:spacing w:before="120" w:line="276" w:lineRule="auto"/>
        <w:ind w:right="39"/>
        <w:jc w:val="both"/>
        <w:rPr>
          <w:color w:val="000000" w:themeColor="text1"/>
          <w:kern w:val="20"/>
        </w:rPr>
      </w:pPr>
      <w:r w:rsidRPr="00F42E52">
        <w:rPr>
          <w:color w:val="000000" w:themeColor="text1"/>
          <w:kern w:val="20"/>
        </w:rPr>
        <w:t>Recenser tous les ménages</w:t>
      </w:r>
      <w:ins w:id="417" w:author="Angèle Dilu Ahuka" w:date="2019-06-18T20:39:00Z">
        <w:r w:rsidR="001749EF">
          <w:rPr>
            <w:color w:val="000000" w:themeColor="text1"/>
            <w:kern w:val="20"/>
          </w:rPr>
          <w:t xml:space="preserve"> éligibles</w:t>
        </w:r>
        <w:del w:id="418" w:author="Angèle Dilu Keti" w:date="2020-10-19T01:19:00Z">
          <w:r w:rsidR="001749EF" w:rsidDel="00745D0C">
            <w:rPr>
              <w:color w:val="000000" w:themeColor="text1"/>
              <w:kern w:val="20"/>
            </w:rPr>
            <w:delText xml:space="preserve"> </w:delText>
          </w:r>
        </w:del>
      </w:ins>
      <w:r w:rsidRPr="00F42E52">
        <w:rPr>
          <w:color w:val="000000" w:themeColor="text1"/>
          <w:kern w:val="20"/>
        </w:rPr>
        <w:t>, en commençant par le rez-de-chaussée, et attribuer un numéro à chaque ménage ;</w:t>
      </w:r>
    </w:p>
    <w:p w14:paraId="4E3C9525" w14:textId="7827A719" w:rsidR="00D71D0C" w:rsidRPr="00F42E52" w:rsidDel="00B1716F" w:rsidRDefault="00D71D0C" w:rsidP="00305419">
      <w:pPr>
        <w:numPr>
          <w:ilvl w:val="0"/>
          <w:numId w:val="15"/>
        </w:numPr>
        <w:spacing w:before="120" w:line="276" w:lineRule="auto"/>
        <w:ind w:right="39"/>
        <w:jc w:val="both"/>
        <w:rPr>
          <w:del w:id="419" w:author="Angèle Dilu Keti" w:date="2020-10-20T18:49:00Z"/>
          <w:color w:val="000000" w:themeColor="text1"/>
          <w:kern w:val="20"/>
        </w:rPr>
      </w:pPr>
      <w:del w:id="420" w:author="Angèle Dilu Keti" w:date="2020-10-20T18:49:00Z">
        <w:r w:rsidRPr="00F42E52" w:rsidDel="00B1716F">
          <w:rPr>
            <w:color w:val="000000" w:themeColor="text1"/>
            <w:kern w:val="20"/>
          </w:rPr>
          <w:delText>Inscrire les numéros des ménages sur des feuilles, les plier pour cacher les numéros</w:delText>
        </w:r>
      </w:del>
    </w:p>
    <w:p w14:paraId="0532884F" w14:textId="066950BF" w:rsidR="00D71D0C" w:rsidRPr="00F42E52" w:rsidDel="00B1716F" w:rsidRDefault="00CC2072" w:rsidP="00305419">
      <w:pPr>
        <w:numPr>
          <w:ilvl w:val="0"/>
          <w:numId w:val="15"/>
        </w:numPr>
        <w:spacing w:before="120" w:line="276" w:lineRule="auto"/>
        <w:ind w:right="39"/>
        <w:jc w:val="both"/>
        <w:rPr>
          <w:del w:id="421" w:author="Angèle Dilu Keti" w:date="2020-10-20T18:49:00Z"/>
          <w:color w:val="000000" w:themeColor="text1"/>
          <w:kern w:val="20"/>
        </w:rPr>
      </w:pPr>
      <w:del w:id="422" w:author="Angèle Dilu Keti" w:date="2020-10-20T18:49:00Z">
        <w:r w:rsidRPr="00F42E52" w:rsidDel="00B1716F">
          <w:rPr>
            <w:color w:val="000000" w:themeColor="text1"/>
            <w:kern w:val="20"/>
          </w:rPr>
          <w:delText>Demander à un enfant vivant dans l’immeuble de</w:delText>
        </w:r>
        <w:r w:rsidR="00D71D0C" w:rsidRPr="00F42E52" w:rsidDel="00B1716F">
          <w:rPr>
            <w:color w:val="000000" w:themeColor="text1"/>
            <w:kern w:val="20"/>
          </w:rPr>
          <w:delText xml:space="preserve"> tirer les numéros des ménages (tirage aléatoire simple sans remise) ;</w:delText>
        </w:r>
      </w:del>
    </w:p>
    <w:p w14:paraId="7EA3E655" w14:textId="77777777" w:rsidR="00D71D0C" w:rsidRPr="00F42E52" w:rsidRDefault="00D71D0C" w:rsidP="00305419">
      <w:pPr>
        <w:numPr>
          <w:ilvl w:val="0"/>
          <w:numId w:val="15"/>
        </w:numPr>
        <w:spacing w:before="120" w:line="276" w:lineRule="auto"/>
        <w:ind w:right="39"/>
        <w:jc w:val="both"/>
        <w:rPr>
          <w:color w:val="000000" w:themeColor="text1"/>
          <w:kern w:val="20"/>
        </w:rPr>
      </w:pPr>
      <w:r w:rsidRPr="00F42E52">
        <w:rPr>
          <w:color w:val="000000" w:themeColor="text1"/>
          <w:kern w:val="20"/>
        </w:rPr>
        <w:t>Etablir la liste des ménages par ordre de tirage</w:t>
      </w:r>
    </w:p>
    <w:p w14:paraId="70C84E73" w14:textId="2614D85B" w:rsidR="00D71D0C" w:rsidRPr="00F42E52" w:rsidRDefault="00D71D0C" w:rsidP="00305419">
      <w:pPr>
        <w:numPr>
          <w:ilvl w:val="0"/>
          <w:numId w:val="15"/>
        </w:numPr>
        <w:spacing w:before="120" w:line="276" w:lineRule="auto"/>
        <w:ind w:right="39"/>
        <w:jc w:val="both"/>
        <w:rPr>
          <w:color w:val="000000" w:themeColor="text1"/>
          <w:kern w:val="20"/>
        </w:rPr>
      </w:pPr>
      <w:r w:rsidRPr="00F42E52">
        <w:rPr>
          <w:color w:val="000000" w:themeColor="text1"/>
          <w:kern w:val="20"/>
        </w:rPr>
        <w:t>Commencer l’enrôlement par le premier ménage</w:t>
      </w:r>
      <w:del w:id="423" w:author="Angèle Dilu Keti" w:date="2020-10-20T18:49:00Z">
        <w:r w:rsidRPr="00F42E52" w:rsidDel="00B1716F">
          <w:rPr>
            <w:color w:val="000000" w:themeColor="text1"/>
            <w:kern w:val="20"/>
          </w:rPr>
          <w:delText xml:space="preserve"> tiré</w:delText>
        </w:r>
      </w:del>
      <w:ins w:id="424" w:author="Angèle Dilu Keti" w:date="2020-10-20T18:49:00Z">
        <w:r w:rsidR="00B1716F">
          <w:rPr>
            <w:color w:val="000000" w:themeColor="text1"/>
            <w:kern w:val="20"/>
          </w:rPr>
          <w:t xml:space="preserve"> du rez-de-chaussée</w:t>
        </w:r>
      </w:ins>
      <w:r w:rsidRPr="00F42E52">
        <w:rPr>
          <w:color w:val="000000" w:themeColor="text1"/>
          <w:kern w:val="20"/>
        </w:rPr>
        <w:t>, puis passer de ménage en ménage se</w:t>
      </w:r>
      <w:ins w:id="425" w:author="Angèle Dilu Keti" w:date="2020-10-20T18:49:00Z">
        <w:r w:rsidR="00A762DB">
          <w:rPr>
            <w:color w:val="000000" w:themeColor="text1"/>
            <w:kern w:val="20"/>
          </w:rPr>
          <w:t xml:space="preserve">lon </w:t>
        </w:r>
      </w:ins>
      <w:ins w:id="426" w:author="Angèle Dilu Keti" w:date="2020-10-20T18:50:00Z">
        <w:r w:rsidR="00A762DB">
          <w:rPr>
            <w:color w:val="000000" w:themeColor="text1"/>
            <w:kern w:val="20"/>
          </w:rPr>
          <w:t>l’ordre de numérotation ;</w:t>
        </w:r>
      </w:ins>
      <w:del w:id="427" w:author="Angèle Dilu Keti" w:date="2020-10-20T18:49:00Z">
        <w:r w:rsidRPr="00F42E52" w:rsidDel="00A762DB">
          <w:rPr>
            <w:color w:val="000000" w:themeColor="text1"/>
            <w:kern w:val="20"/>
          </w:rPr>
          <w:delText>lon l’ordre de tirage</w:delText>
        </w:r>
      </w:del>
    </w:p>
    <w:p w14:paraId="4F76907B" w14:textId="77777777" w:rsidR="00272675" w:rsidRPr="00F42E52" w:rsidRDefault="00D71D0C" w:rsidP="00305419">
      <w:pPr>
        <w:numPr>
          <w:ilvl w:val="1"/>
          <w:numId w:val="15"/>
        </w:numPr>
        <w:spacing w:before="120" w:line="276" w:lineRule="auto"/>
        <w:ind w:right="39"/>
        <w:jc w:val="both"/>
        <w:rPr>
          <w:b/>
          <w:i/>
          <w:color w:val="000000" w:themeColor="text1"/>
          <w:kern w:val="20"/>
        </w:rPr>
      </w:pPr>
      <w:r w:rsidRPr="00F42E52">
        <w:rPr>
          <w:b/>
          <w:i/>
          <w:color w:val="000000" w:themeColor="text1"/>
          <w:kern w:val="20"/>
        </w:rPr>
        <w:t>Dans chaque ménage, respecter les étapes, en commençant toujours par une rencontre avec le chef de ménage ou son remplaçant ou s</w:t>
      </w:r>
      <w:r w:rsidR="00272675" w:rsidRPr="00F42E52">
        <w:rPr>
          <w:b/>
          <w:i/>
          <w:color w:val="000000" w:themeColor="text1"/>
          <w:kern w:val="20"/>
        </w:rPr>
        <w:t>ubstitut (conjoint(e), un autre adulte qui prend soin de l’enfant.</w:t>
      </w:r>
    </w:p>
    <w:p w14:paraId="479323EA" w14:textId="72D5B267" w:rsidR="00E83641" w:rsidRPr="00F42E52" w:rsidRDefault="00A33625" w:rsidP="005A559E">
      <w:pPr>
        <w:spacing w:before="120" w:line="276" w:lineRule="auto"/>
        <w:ind w:right="39"/>
        <w:jc w:val="both"/>
        <w:rPr>
          <w:color w:val="000000" w:themeColor="text1"/>
          <w:kern w:val="20"/>
        </w:rPr>
      </w:pPr>
      <w:r>
        <w:rPr>
          <w:color w:val="000000" w:themeColor="text1"/>
          <w:kern w:val="20"/>
        </w:rPr>
        <w:t xml:space="preserve">NB : Lorsque le nombre d’enfant à enquêter </w:t>
      </w:r>
      <w:r w:rsidR="00B15C23">
        <w:rPr>
          <w:color w:val="000000" w:themeColor="text1"/>
          <w:kern w:val="20"/>
        </w:rPr>
        <w:t xml:space="preserve">dans la grappe (soit 10) </w:t>
      </w:r>
      <w:r>
        <w:rPr>
          <w:color w:val="000000" w:themeColor="text1"/>
          <w:kern w:val="20"/>
        </w:rPr>
        <w:t xml:space="preserve">est atteint dans un </w:t>
      </w:r>
      <w:r w:rsidRPr="00E83641">
        <w:rPr>
          <w:color w:val="000000" w:themeColor="text1"/>
          <w:kern w:val="20"/>
          <w:rPrChange w:id="428" w:author="Angèle Dilu Keti" w:date="2020-10-19T13:09:00Z">
            <w:rPr>
              <w:b/>
              <w:color w:val="FF0000"/>
              <w:kern w:val="20"/>
              <w:highlight w:val="yellow"/>
            </w:rPr>
          </w:rPrChange>
        </w:rPr>
        <w:t>ménage</w:t>
      </w:r>
      <w:r>
        <w:rPr>
          <w:color w:val="000000" w:themeColor="text1"/>
          <w:kern w:val="20"/>
        </w:rPr>
        <w:t xml:space="preserve"> (</w:t>
      </w:r>
      <w:r w:rsidRPr="00A762DB">
        <w:rPr>
          <w:color w:val="FF0000"/>
          <w:kern w:val="20"/>
          <w:rPrChange w:id="429" w:author="Angèle Dilu Keti" w:date="2020-10-20T18:50:00Z">
            <w:rPr>
              <w:color w:val="000000" w:themeColor="text1"/>
              <w:kern w:val="20"/>
            </w:rPr>
          </w:rPrChange>
        </w:rPr>
        <w:t>c’est bien dit ménage et non parcelle</w:t>
      </w:r>
      <w:r w:rsidR="00B15C23" w:rsidRPr="00A762DB">
        <w:rPr>
          <w:color w:val="FF0000"/>
          <w:kern w:val="20"/>
          <w:rPrChange w:id="430" w:author="Angèle Dilu Keti" w:date="2020-10-20T18:50:00Z">
            <w:rPr>
              <w:color w:val="000000" w:themeColor="text1"/>
              <w:kern w:val="20"/>
            </w:rPr>
          </w:rPrChange>
        </w:rPr>
        <w:t> !</w:t>
      </w:r>
      <w:r w:rsidRPr="00A762DB">
        <w:rPr>
          <w:color w:val="FF0000"/>
          <w:kern w:val="20"/>
          <w:rPrChange w:id="431" w:author="Angèle Dilu Keti" w:date="2020-10-20T18:50:00Z">
            <w:rPr>
              <w:color w:val="000000" w:themeColor="text1"/>
              <w:kern w:val="20"/>
            </w:rPr>
          </w:rPrChange>
        </w:rPr>
        <w:t>)</w:t>
      </w:r>
      <w:r>
        <w:rPr>
          <w:color w:val="000000" w:themeColor="text1"/>
          <w:kern w:val="20"/>
        </w:rPr>
        <w:t xml:space="preserve"> alors qu’il </w:t>
      </w:r>
      <w:r w:rsidR="00B15C23">
        <w:rPr>
          <w:color w:val="000000" w:themeColor="text1"/>
          <w:kern w:val="20"/>
        </w:rPr>
        <w:t xml:space="preserve">y </w:t>
      </w:r>
      <w:r>
        <w:rPr>
          <w:color w:val="000000" w:themeColor="text1"/>
          <w:kern w:val="20"/>
        </w:rPr>
        <w:t xml:space="preserve">reste encore des enfants cibles, il faut les enquêter, puis arrêter la collecte dans cette grappe à ce ménage. </w:t>
      </w:r>
    </w:p>
    <w:p w14:paraId="777B1401" w14:textId="77777777" w:rsidR="00A33625" w:rsidRPr="00F42E52" w:rsidRDefault="00A33625" w:rsidP="00B15C23">
      <w:pPr>
        <w:spacing w:before="120" w:line="276" w:lineRule="auto"/>
        <w:ind w:right="39"/>
        <w:jc w:val="both"/>
        <w:rPr>
          <w:color w:val="000000" w:themeColor="text1"/>
          <w:kern w:val="20"/>
        </w:rPr>
      </w:pPr>
    </w:p>
    <w:p w14:paraId="47BB5356" w14:textId="4C7C063F" w:rsidR="00D71D0C" w:rsidRPr="00F42E52" w:rsidRDefault="00745D0C">
      <w:pPr>
        <w:pStyle w:val="Titre2"/>
        <w:shd w:val="clear" w:color="auto" w:fill="D9D9D9" w:themeFill="background1" w:themeFillShade="D9"/>
        <w:rPr>
          <w:rFonts w:eastAsia="Arial Unicode MS"/>
        </w:rPr>
        <w:pPrChange w:id="432" w:author="Angèle Dilu Keti" w:date="2020-10-19T01:20:00Z">
          <w:pPr>
            <w:shd w:val="clear" w:color="auto" w:fill="D9D9D9" w:themeFill="background1" w:themeFillShade="D9"/>
            <w:spacing w:before="120" w:line="276" w:lineRule="auto"/>
            <w:jc w:val="both"/>
          </w:pPr>
        </w:pPrChange>
      </w:pPr>
      <w:ins w:id="433" w:author="Angèle Dilu Keti" w:date="2020-10-19T01:19:00Z">
        <w:r>
          <w:rPr>
            <w:rFonts w:eastAsia="Arial Unicode MS"/>
          </w:rPr>
          <w:t> </w:t>
        </w:r>
      </w:ins>
      <w:del w:id="434" w:author="Angèle Dilu Keti" w:date="2020-10-19T01:19:00Z">
        <w:r w:rsidR="00D71D0C" w:rsidRPr="00F42E52" w:rsidDel="00745D0C">
          <w:rPr>
            <w:rFonts w:eastAsia="Arial Unicode MS"/>
          </w:rPr>
          <w:delText>Section II</w:delText>
        </w:r>
      </w:del>
      <w:bookmarkStart w:id="435" w:name="_Toc54246661"/>
      <w:ins w:id="436" w:author="Angèle Dilu Keti" w:date="2020-10-19T01:19:00Z">
        <w:r>
          <w:rPr>
            <w:rFonts w:eastAsia="Arial Unicode MS"/>
          </w:rPr>
          <w:t>:</w:t>
        </w:r>
      </w:ins>
      <w:r w:rsidR="00D71D0C" w:rsidRPr="00F42E52">
        <w:rPr>
          <w:rFonts w:eastAsia="Arial Unicode MS"/>
        </w:rPr>
        <w:t xml:space="preserve"> Administrer les questionnaires</w:t>
      </w:r>
      <w:bookmarkEnd w:id="435"/>
    </w:p>
    <w:p w14:paraId="1500C39A" w14:textId="77777777" w:rsidR="00745D0C" w:rsidRDefault="00745D0C" w:rsidP="00305419">
      <w:pPr>
        <w:spacing w:before="120" w:line="276" w:lineRule="auto"/>
        <w:ind w:right="39"/>
        <w:jc w:val="both"/>
        <w:rPr>
          <w:ins w:id="437" w:author="Angèle Dilu Keti" w:date="2020-10-19T01:20:00Z"/>
          <w:rFonts w:eastAsia="Arial Unicode MS"/>
          <w:kern w:val="20"/>
        </w:rPr>
      </w:pPr>
    </w:p>
    <w:p w14:paraId="7878F683" w14:textId="2126E617" w:rsidR="00D71D0C" w:rsidRDefault="00D71D0C" w:rsidP="00305419">
      <w:pPr>
        <w:spacing w:before="120" w:line="276" w:lineRule="auto"/>
        <w:ind w:right="39"/>
        <w:jc w:val="both"/>
        <w:rPr>
          <w:ins w:id="438" w:author="Angèle Dilu Keti" w:date="2020-10-20T19:34:00Z"/>
          <w:rFonts w:eastAsia="Arial Unicode MS"/>
          <w:kern w:val="20"/>
        </w:rPr>
      </w:pPr>
      <w:r w:rsidRPr="00F42E52">
        <w:rPr>
          <w:rFonts w:eastAsia="Arial Unicode MS"/>
          <w:kern w:val="20"/>
        </w:rPr>
        <w:t xml:space="preserve">Les enquêteurs vont se présenter dans le ménage sélectionné et expliquer la raison de </w:t>
      </w:r>
      <w:r w:rsidR="00CC2072" w:rsidRPr="00F42E52">
        <w:rPr>
          <w:rFonts w:eastAsia="Arial Unicode MS"/>
          <w:kern w:val="20"/>
        </w:rPr>
        <w:t>leur</w:t>
      </w:r>
      <w:r w:rsidRPr="00F42E52">
        <w:rPr>
          <w:rFonts w:eastAsia="Arial Unicode MS"/>
          <w:kern w:val="20"/>
        </w:rPr>
        <w:t xml:space="preserve"> visite. Ensuite, ils demanderont la permission pour conduire l’interv</w:t>
      </w:r>
      <w:r w:rsidR="00272675" w:rsidRPr="00F42E52">
        <w:rPr>
          <w:rFonts w:eastAsia="Arial Unicode MS"/>
          <w:kern w:val="20"/>
        </w:rPr>
        <w:t xml:space="preserve">iew avec le chef de </w:t>
      </w:r>
      <w:r w:rsidR="00B15C23">
        <w:rPr>
          <w:rFonts w:eastAsia="Arial Unicode MS"/>
          <w:kern w:val="20"/>
        </w:rPr>
        <w:t>ménage</w:t>
      </w:r>
      <w:r w:rsidR="00272675" w:rsidRPr="00F42E52">
        <w:rPr>
          <w:rFonts w:eastAsia="Arial Unicode MS"/>
          <w:kern w:val="20"/>
        </w:rPr>
        <w:t>, la mère ou la personne qui prend soin de l’enfant. C’est pr</w:t>
      </w:r>
      <w:r w:rsidR="00CB3B0A">
        <w:rPr>
          <w:rFonts w:eastAsia="Arial Unicode MS"/>
          <w:kern w:val="20"/>
        </w:rPr>
        <w:t>éférentiellem</w:t>
      </w:r>
      <w:r w:rsidR="00272675" w:rsidRPr="00F42E52">
        <w:rPr>
          <w:rFonts w:eastAsia="Arial Unicode MS"/>
          <w:kern w:val="20"/>
        </w:rPr>
        <w:t>ent la mère ou la personne adulte</w:t>
      </w:r>
      <w:r w:rsidRPr="00F42E52">
        <w:rPr>
          <w:rFonts w:eastAsia="Arial Unicode MS"/>
          <w:kern w:val="20"/>
        </w:rPr>
        <w:t xml:space="preserve"> du ménage qui </w:t>
      </w:r>
      <w:r w:rsidR="00272675" w:rsidRPr="00F42E52">
        <w:rPr>
          <w:rFonts w:eastAsia="Arial Unicode MS"/>
          <w:kern w:val="20"/>
        </w:rPr>
        <w:t xml:space="preserve">prend soin de l’enfant qui </w:t>
      </w:r>
      <w:r w:rsidRPr="00F42E52">
        <w:rPr>
          <w:rFonts w:eastAsia="Arial Unicode MS"/>
          <w:kern w:val="20"/>
        </w:rPr>
        <w:t>ré</w:t>
      </w:r>
      <w:r w:rsidR="00A2249C">
        <w:rPr>
          <w:rFonts w:eastAsia="Arial Unicode MS"/>
          <w:kern w:val="20"/>
        </w:rPr>
        <w:t xml:space="preserve">pondra </w:t>
      </w:r>
      <w:r w:rsidR="00272675" w:rsidRPr="00F42E52">
        <w:rPr>
          <w:rFonts w:eastAsia="Arial Unicode MS"/>
          <w:kern w:val="20"/>
        </w:rPr>
        <w:t>aux questions</w:t>
      </w:r>
      <w:r w:rsidRPr="00F42E52">
        <w:rPr>
          <w:rFonts w:eastAsia="Arial Unicode MS"/>
          <w:kern w:val="20"/>
        </w:rPr>
        <w:t>.</w:t>
      </w:r>
    </w:p>
    <w:p w14:paraId="6C55C523" w14:textId="77777777" w:rsidR="00E9087B" w:rsidRPr="00F42E52" w:rsidRDefault="00E9087B" w:rsidP="00305419">
      <w:pPr>
        <w:spacing w:before="120" w:line="276" w:lineRule="auto"/>
        <w:ind w:right="39"/>
        <w:jc w:val="both"/>
        <w:rPr>
          <w:rFonts w:eastAsia="Arial Unicode MS"/>
          <w:kern w:val="20"/>
        </w:rPr>
      </w:pPr>
    </w:p>
    <w:p w14:paraId="5395EB7C" w14:textId="3178C62D" w:rsidR="00D71D0C" w:rsidRDefault="00D71D0C">
      <w:pPr>
        <w:pStyle w:val="Titre3"/>
        <w:rPr>
          <w:ins w:id="439" w:author="Angèle Dilu Keti" w:date="2020-10-20T19:34:00Z"/>
          <w:rFonts w:eastAsia="Arial Unicode MS"/>
        </w:rPr>
      </w:pPr>
      <w:bookmarkStart w:id="440" w:name="_Toc54246662"/>
      <w:r w:rsidRPr="00F42E52">
        <w:rPr>
          <w:rFonts w:eastAsia="Arial Unicode MS"/>
        </w:rPr>
        <w:t>IDENTIFICATION</w:t>
      </w:r>
      <w:bookmarkEnd w:id="440"/>
      <w:r w:rsidRPr="00F42E52">
        <w:rPr>
          <w:rFonts w:eastAsia="Arial Unicode MS"/>
        </w:rPr>
        <w:t xml:space="preserve"> </w:t>
      </w:r>
    </w:p>
    <w:p w14:paraId="01578CEF" w14:textId="77777777" w:rsidR="00E9087B" w:rsidRPr="00E9087B" w:rsidRDefault="00E9087B">
      <w:pPr>
        <w:rPr>
          <w:rPrChange w:id="441" w:author="Angèle Dilu Keti" w:date="2020-10-20T19:34:00Z">
            <w:rPr>
              <w:rFonts w:eastAsia="Arial Unicode MS"/>
            </w:rPr>
          </w:rPrChange>
        </w:rPr>
        <w:pPrChange w:id="442" w:author="Angèle Dilu Keti" w:date="2020-10-20T19:34:00Z">
          <w:pPr>
            <w:pStyle w:val="Paragraphedeliste"/>
            <w:numPr>
              <w:numId w:val="23"/>
            </w:numPr>
            <w:spacing w:before="120" w:line="276" w:lineRule="auto"/>
            <w:ind w:left="360" w:right="936" w:hanging="360"/>
            <w:jc w:val="both"/>
          </w:pPr>
        </w:pPrChange>
      </w:pPr>
    </w:p>
    <w:p w14:paraId="3977E377" w14:textId="5CEE455E" w:rsidR="00FF0ACC" w:rsidRPr="00F42E52" w:rsidRDefault="00FF0ACC" w:rsidP="00305419">
      <w:pPr>
        <w:pStyle w:val="Paragraphedeliste"/>
        <w:numPr>
          <w:ilvl w:val="0"/>
          <w:numId w:val="20"/>
        </w:numPr>
        <w:spacing w:before="120" w:line="276" w:lineRule="auto"/>
        <w:ind w:right="72"/>
        <w:jc w:val="both"/>
        <w:rPr>
          <w:rFonts w:eastAsia="Arial Unicode MS"/>
          <w:kern w:val="20"/>
        </w:rPr>
      </w:pPr>
      <w:r w:rsidRPr="00AA3EF2">
        <w:rPr>
          <w:rFonts w:eastAsia="Arial Unicode MS"/>
          <w:b/>
          <w:bCs/>
          <w:kern w:val="20"/>
          <w:rPrChange w:id="443" w:author="Angèle Dilu Keti" w:date="2020-10-19T13:21:00Z">
            <w:rPr>
              <w:rFonts w:eastAsia="Arial Unicode MS"/>
              <w:kern w:val="20"/>
            </w:rPr>
          </w:rPrChange>
        </w:rPr>
        <w:t>DATE</w:t>
      </w:r>
      <w:ins w:id="444" w:author="Angèle Dilu Keti" w:date="2020-10-20T19:19:00Z">
        <w:r w:rsidR="00CA471E">
          <w:rPr>
            <w:rFonts w:eastAsia="Arial Unicode MS"/>
            <w:b/>
            <w:bCs/>
            <w:kern w:val="20"/>
          </w:rPr>
          <w:t xml:space="preserve"> DE L’ENQUETE</w:t>
        </w:r>
      </w:ins>
      <w:r w:rsidRPr="00F42E52">
        <w:rPr>
          <w:rFonts w:eastAsia="Arial Unicode MS"/>
          <w:kern w:val="20"/>
        </w:rPr>
        <w:t> : l’enquêteur devra mentionner la date à laquelle il recueille les informations dans le ménage. Le jour comportera deux chiffres (par exemple 01, 11, 25), le mois aussi deux chiffre (par exemple 05 ou 12).</w:t>
      </w:r>
    </w:p>
    <w:p w14:paraId="475E29E4" w14:textId="2D44ACFD" w:rsidR="00D71D0C" w:rsidRDefault="00776F58" w:rsidP="00305419">
      <w:pPr>
        <w:pStyle w:val="Paragraphedeliste"/>
        <w:numPr>
          <w:ilvl w:val="0"/>
          <w:numId w:val="20"/>
        </w:numPr>
        <w:spacing w:before="120" w:line="276" w:lineRule="auto"/>
        <w:ind w:right="72"/>
        <w:jc w:val="both"/>
        <w:rPr>
          <w:ins w:id="445" w:author="Angèle Dilu Keti" w:date="2020-10-20T19:19:00Z"/>
          <w:rFonts w:eastAsia="Arial Unicode MS"/>
          <w:kern w:val="20"/>
        </w:rPr>
      </w:pPr>
      <w:r w:rsidRPr="00F42E52">
        <w:rPr>
          <w:rFonts w:eastAsia="Arial Unicode MS"/>
          <w:kern w:val="20"/>
        </w:rPr>
        <w:t xml:space="preserve">En dehors de IDE08 et IDE09, répondre aux </w:t>
      </w:r>
      <w:r w:rsidR="00D71D0C" w:rsidRPr="00F42E52">
        <w:rPr>
          <w:rFonts w:eastAsia="Arial Unicode MS"/>
          <w:kern w:val="20"/>
        </w:rPr>
        <w:t xml:space="preserve">questions </w:t>
      </w:r>
      <w:r w:rsidRPr="00F42E52">
        <w:rPr>
          <w:rFonts w:eastAsia="Arial Unicode MS"/>
          <w:kern w:val="20"/>
        </w:rPr>
        <w:t xml:space="preserve">IDENTIFICATION en inscrivant </w:t>
      </w:r>
      <w:r w:rsidR="00D71D0C" w:rsidRPr="00F42E52">
        <w:rPr>
          <w:rFonts w:eastAsia="Arial Unicode MS"/>
          <w:kern w:val="20"/>
        </w:rPr>
        <w:t>littéralement la réponse ;</w:t>
      </w:r>
    </w:p>
    <w:p w14:paraId="16C7022F" w14:textId="024DB267" w:rsidR="00CA471E" w:rsidRPr="004D6A12" w:rsidRDefault="00CA471E" w:rsidP="00CA471E">
      <w:pPr>
        <w:pStyle w:val="Paragraphedeliste"/>
        <w:numPr>
          <w:ilvl w:val="0"/>
          <w:numId w:val="20"/>
        </w:numPr>
        <w:spacing w:before="120" w:line="276" w:lineRule="auto"/>
        <w:ind w:right="72"/>
        <w:jc w:val="both"/>
        <w:rPr>
          <w:ins w:id="446" w:author="Angèle Dilu Keti" w:date="2020-10-20T19:19:00Z"/>
          <w:rFonts w:eastAsia="Arial Unicode MS"/>
          <w:kern w:val="20"/>
        </w:rPr>
      </w:pPr>
      <w:ins w:id="447" w:author="Angèle Dilu Keti" w:date="2020-10-20T19:19:00Z">
        <w:r w:rsidRPr="004D6A12">
          <w:rPr>
            <w:rFonts w:eastAsia="Arial Unicode MS"/>
            <w:kern w:val="20"/>
          </w:rPr>
          <w:t xml:space="preserve">Pour la question </w:t>
        </w:r>
        <w:r w:rsidRPr="004D6A12">
          <w:rPr>
            <w:rFonts w:eastAsia="Arial Unicode MS"/>
            <w:b/>
            <w:bCs/>
            <w:kern w:val="20"/>
          </w:rPr>
          <w:t>IDE0</w:t>
        </w:r>
      </w:ins>
      <w:ins w:id="448" w:author="Angèle Dilu Keti" w:date="2020-10-20T19:22:00Z">
        <w:r w:rsidR="00563782">
          <w:rPr>
            <w:rFonts w:eastAsia="Arial Unicode MS"/>
            <w:b/>
            <w:bCs/>
            <w:kern w:val="20"/>
          </w:rPr>
          <w:t>8</w:t>
        </w:r>
      </w:ins>
      <w:ins w:id="449" w:author="Angèle Dilu Keti" w:date="2020-10-20T19:19:00Z">
        <w:r w:rsidRPr="004D6A12">
          <w:rPr>
            <w:rFonts w:eastAsia="Arial Unicode MS"/>
            <w:kern w:val="20"/>
          </w:rPr>
          <w:t xml:space="preserve">, mentionner le numéro d’ordre de tirage de la grappe dans </w:t>
        </w:r>
      </w:ins>
      <w:ins w:id="450" w:author="Angèle Dilu Keti" w:date="2020-10-20T19:23:00Z">
        <w:r w:rsidR="00563782">
          <w:rPr>
            <w:rFonts w:eastAsia="Arial Unicode MS"/>
            <w:kern w:val="20"/>
          </w:rPr>
          <w:t>la Zone de Santé</w:t>
        </w:r>
      </w:ins>
      <w:ins w:id="451" w:author="Angèle Dilu Keti" w:date="2020-10-20T19:19:00Z">
        <w:r w:rsidRPr="004D6A12">
          <w:rPr>
            <w:rFonts w:eastAsia="Arial Unicode MS"/>
            <w:kern w:val="20"/>
          </w:rPr>
          <w:t> ; qui sera communiqué par votre superviseur ;</w:t>
        </w:r>
      </w:ins>
    </w:p>
    <w:p w14:paraId="3EAD3B41" w14:textId="3AC4004E" w:rsidR="00CA471E" w:rsidRPr="00CA471E" w:rsidRDefault="00CA471E">
      <w:pPr>
        <w:pStyle w:val="Paragraphedeliste"/>
        <w:spacing w:before="120" w:line="276" w:lineRule="auto"/>
        <w:ind w:right="72"/>
        <w:jc w:val="both"/>
        <w:rPr>
          <w:rFonts w:eastAsia="Arial Unicode MS"/>
          <w:color w:val="0070C0"/>
          <w:kern w:val="20"/>
          <w:rPrChange w:id="452" w:author="Angèle Dilu Keti" w:date="2020-10-20T19:19:00Z">
            <w:rPr>
              <w:rFonts w:eastAsia="Arial Unicode MS"/>
            </w:rPr>
          </w:rPrChange>
        </w:rPr>
        <w:pPrChange w:id="453" w:author="Angèle Dilu Keti" w:date="2020-10-20T19:19:00Z">
          <w:pPr>
            <w:pStyle w:val="Paragraphedeliste"/>
            <w:numPr>
              <w:numId w:val="20"/>
            </w:numPr>
            <w:spacing w:before="120" w:line="276" w:lineRule="auto"/>
            <w:ind w:right="72" w:hanging="360"/>
            <w:jc w:val="both"/>
          </w:pPr>
        </w:pPrChange>
      </w:pPr>
      <w:ins w:id="454" w:author="Angèle Dilu Keti" w:date="2020-10-20T19:19:00Z">
        <w:r w:rsidRPr="00F42E52">
          <w:rPr>
            <w:rFonts w:eastAsia="Arial Unicode MS"/>
            <w:color w:val="0070C0"/>
            <w:kern w:val="20"/>
          </w:rPr>
          <w:t xml:space="preserve"> Par </w:t>
        </w:r>
        <w:r>
          <w:rPr>
            <w:rFonts w:eastAsia="Arial Unicode MS"/>
            <w:color w:val="0070C0"/>
            <w:kern w:val="20"/>
          </w:rPr>
          <w:t xml:space="preserve">exemple NUMERO GRAPPE     </w:t>
        </w:r>
        <w:r w:rsidRPr="00F42E52">
          <w:rPr>
            <w:rFonts w:eastAsia="Arial Unicode MS"/>
            <w:color w:val="0070C0"/>
            <w:kern w:val="20"/>
          </w:rPr>
          <w:t xml:space="preserve">    |</w:t>
        </w:r>
        <w:r w:rsidRPr="00F42E52">
          <w:rPr>
            <w:rFonts w:eastAsia="Arial Unicode MS"/>
            <w:color w:val="0070C0"/>
            <w:kern w:val="20"/>
            <w:u w:val="single"/>
          </w:rPr>
          <w:t xml:space="preserve"> 0 | 3 | 5 </w:t>
        </w:r>
        <w:r w:rsidRPr="00F42E52">
          <w:rPr>
            <w:rFonts w:eastAsia="Arial Unicode MS"/>
            <w:color w:val="0070C0"/>
            <w:kern w:val="20"/>
          </w:rPr>
          <w:t>|</w:t>
        </w:r>
        <w:r>
          <w:rPr>
            <w:rFonts w:eastAsia="Arial Unicode MS"/>
            <w:color w:val="0070C0"/>
            <w:kern w:val="20"/>
          </w:rPr>
          <w:t xml:space="preserve"> si c’est la 35è grappe sur la liste des grappes de la zone de Santé.</w:t>
        </w:r>
      </w:ins>
    </w:p>
    <w:p w14:paraId="0279EB9F" w14:textId="10259DC7" w:rsidR="00FC7208" w:rsidRPr="00F42E52" w:rsidDel="00A762DB" w:rsidRDefault="00FF0ACC" w:rsidP="00305419">
      <w:pPr>
        <w:pStyle w:val="Paragraphedeliste"/>
        <w:numPr>
          <w:ilvl w:val="0"/>
          <w:numId w:val="20"/>
        </w:numPr>
        <w:spacing w:before="120" w:line="276" w:lineRule="auto"/>
        <w:ind w:right="72"/>
        <w:jc w:val="both"/>
        <w:rPr>
          <w:del w:id="455" w:author="Angèle Dilu Keti" w:date="2020-10-20T18:54:00Z"/>
          <w:rFonts w:eastAsia="Arial Unicode MS"/>
          <w:kern w:val="20"/>
        </w:rPr>
      </w:pPr>
      <w:del w:id="456" w:author="Angèle Dilu Keti" w:date="2020-10-20T18:54:00Z">
        <w:r w:rsidRPr="00F42E52" w:rsidDel="00A762DB">
          <w:rPr>
            <w:rFonts w:eastAsia="Arial Unicode MS"/>
            <w:kern w:val="20"/>
          </w:rPr>
          <w:delText>Pour la question IDE08</w:delText>
        </w:r>
        <w:r w:rsidR="00D71D0C" w:rsidRPr="00F42E52" w:rsidDel="00A762DB">
          <w:rPr>
            <w:rFonts w:eastAsia="Arial Unicode MS"/>
            <w:kern w:val="20"/>
          </w:rPr>
          <w:delText>, mentionner le numéro d’ordre de tirage de la grappe dans l</w:delText>
        </w:r>
        <w:r w:rsidR="00A61041" w:rsidDel="00A762DB">
          <w:rPr>
            <w:rFonts w:eastAsia="Arial Unicode MS"/>
            <w:kern w:val="20"/>
          </w:rPr>
          <w:delText>’</w:delText>
        </w:r>
        <w:r w:rsidR="00D71D0C" w:rsidRPr="00F42E52" w:rsidDel="00A762DB">
          <w:rPr>
            <w:rFonts w:eastAsia="Arial Unicode MS"/>
            <w:kern w:val="20"/>
          </w:rPr>
          <w:delText>a</w:delText>
        </w:r>
        <w:r w:rsidR="00A61041" w:rsidDel="00A762DB">
          <w:rPr>
            <w:rFonts w:eastAsia="Arial Unicode MS"/>
            <w:kern w:val="20"/>
          </w:rPr>
          <w:delText>ntenne</w:delText>
        </w:r>
        <w:r w:rsidR="00D71D0C" w:rsidRPr="00F42E52" w:rsidDel="00A762DB">
          <w:rPr>
            <w:rFonts w:eastAsia="Arial Unicode MS"/>
            <w:kern w:val="20"/>
          </w:rPr>
          <w:delText xml:space="preserve"> de santé ;</w:delText>
        </w:r>
      </w:del>
      <w:ins w:id="457" w:author="Angèle Dilu Ahuka" w:date="2019-06-18T20:42:00Z">
        <w:del w:id="458" w:author="Angèle Dilu Keti" w:date="2020-10-20T18:54:00Z">
          <w:r w:rsidR="001749EF" w:rsidDel="00A762DB">
            <w:rPr>
              <w:rFonts w:eastAsia="Arial Unicode MS"/>
              <w:kern w:val="20"/>
            </w:rPr>
            <w:delText xml:space="preserve"> qui sera communiqué par votre superviseur ;</w:delText>
          </w:r>
        </w:del>
      </w:ins>
    </w:p>
    <w:p w14:paraId="1A50D36F" w14:textId="671E4975" w:rsidR="00D71D0C" w:rsidRPr="00F42E52" w:rsidDel="00A762DB" w:rsidRDefault="00FC7208" w:rsidP="00305419">
      <w:pPr>
        <w:pStyle w:val="Paragraphedeliste"/>
        <w:spacing w:before="120" w:line="276" w:lineRule="auto"/>
        <w:ind w:right="72"/>
        <w:jc w:val="both"/>
        <w:rPr>
          <w:del w:id="459" w:author="Angèle Dilu Keti" w:date="2020-10-20T18:54:00Z"/>
          <w:rFonts w:eastAsia="Arial Unicode MS"/>
          <w:color w:val="0070C0"/>
          <w:kern w:val="20"/>
        </w:rPr>
      </w:pPr>
      <w:del w:id="460" w:author="Angèle Dilu Keti" w:date="2020-10-20T18:54:00Z">
        <w:r w:rsidRPr="00F42E52" w:rsidDel="00A762DB">
          <w:rPr>
            <w:rFonts w:eastAsia="Arial Unicode MS"/>
            <w:color w:val="0070C0"/>
            <w:kern w:val="20"/>
          </w:rPr>
          <w:delText xml:space="preserve"> Par </w:delText>
        </w:r>
        <w:r w:rsidR="00D247C4" w:rsidDel="00A762DB">
          <w:rPr>
            <w:rFonts w:eastAsia="Arial Unicode MS"/>
            <w:color w:val="0070C0"/>
            <w:kern w:val="20"/>
          </w:rPr>
          <w:delText xml:space="preserve">exemple NUMERO GRAPPE     </w:delText>
        </w:r>
        <w:r w:rsidRPr="00F42E52" w:rsidDel="00A762DB">
          <w:rPr>
            <w:rFonts w:eastAsia="Arial Unicode MS"/>
            <w:color w:val="0070C0"/>
            <w:kern w:val="20"/>
          </w:rPr>
          <w:delText xml:space="preserve">    |</w:delText>
        </w:r>
        <w:r w:rsidRPr="00F42E52" w:rsidDel="00A762DB">
          <w:rPr>
            <w:rFonts w:eastAsia="Arial Unicode MS"/>
            <w:color w:val="0070C0"/>
            <w:kern w:val="20"/>
            <w:u w:val="single"/>
          </w:rPr>
          <w:delText xml:space="preserve"> 0 | 3 | 5 </w:delText>
        </w:r>
        <w:r w:rsidRPr="00F42E52" w:rsidDel="00A762DB">
          <w:rPr>
            <w:rFonts w:eastAsia="Arial Unicode MS"/>
            <w:color w:val="0070C0"/>
            <w:kern w:val="20"/>
          </w:rPr>
          <w:delText>|</w:delText>
        </w:r>
        <w:r w:rsidR="00A61041" w:rsidDel="00A762DB">
          <w:rPr>
            <w:rFonts w:eastAsia="Arial Unicode MS"/>
            <w:color w:val="0070C0"/>
            <w:kern w:val="20"/>
          </w:rPr>
          <w:delText xml:space="preserve"> si c’est la 35è grappe sur la liste des grappe</w:delText>
        </w:r>
      </w:del>
      <w:ins w:id="461" w:author="Angèle Dilu Ahuka" w:date="2019-06-17T13:58:00Z">
        <w:del w:id="462" w:author="Angèle Dilu Keti" w:date="2020-10-20T18:54:00Z">
          <w:r w:rsidR="008A131A" w:rsidDel="00A762DB">
            <w:rPr>
              <w:rFonts w:eastAsia="Arial Unicode MS"/>
              <w:color w:val="0070C0"/>
              <w:kern w:val="20"/>
            </w:rPr>
            <w:delText>des grappes</w:delText>
          </w:r>
        </w:del>
      </w:ins>
      <w:del w:id="463" w:author="Angèle Dilu Keti" w:date="2020-10-20T18:54:00Z">
        <w:r w:rsidR="00A61041" w:rsidDel="00A762DB">
          <w:rPr>
            <w:rFonts w:eastAsia="Arial Unicode MS"/>
            <w:color w:val="0070C0"/>
            <w:kern w:val="20"/>
          </w:rPr>
          <w:delText xml:space="preserve"> de l’antenne.</w:delText>
        </w:r>
      </w:del>
    </w:p>
    <w:p w14:paraId="29CC044C" w14:textId="77777777" w:rsidR="00357930" w:rsidRPr="00F42E52" w:rsidRDefault="00FF0ACC" w:rsidP="00305419">
      <w:pPr>
        <w:pStyle w:val="Paragraphedeliste"/>
        <w:numPr>
          <w:ilvl w:val="0"/>
          <w:numId w:val="20"/>
        </w:numPr>
        <w:spacing w:before="120" w:line="276" w:lineRule="auto"/>
        <w:jc w:val="both"/>
        <w:rPr>
          <w:rFonts w:eastAsia="Arial Unicode MS"/>
          <w:kern w:val="20"/>
        </w:rPr>
      </w:pPr>
      <w:r w:rsidRPr="00F42E52">
        <w:rPr>
          <w:rFonts w:eastAsia="Arial Unicode MS"/>
          <w:kern w:val="20"/>
        </w:rPr>
        <w:t>IDE09</w:t>
      </w:r>
      <w:r w:rsidR="00357930" w:rsidRPr="00F42E52">
        <w:rPr>
          <w:rFonts w:eastAsia="Arial Unicode MS"/>
          <w:kern w:val="20"/>
        </w:rPr>
        <w:t xml:space="preserve"> sera renseigné en </w:t>
      </w:r>
      <w:r w:rsidR="009860D6" w:rsidRPr="00F42E52">
        <w:rPr>
          <w:rFonts w:eastAsia="Arial Unicode MS"/>
          <w:kern w:val="20"/>
        </w:rPr>
        <w:t>inscriv</w:t>
      </w:r>
      <w:r w:rsidR="00357930" w:rsidRPr="00F42E52">
        <w:rPr>
          <w:rFonts w:eastAsia="Arial Unicode MS"/>
          <w:kern w:val="20"/>
        </w:rPr>
        <w:t xml:space="preserve">ant </w:t>
      </w:r>
      <w:r w:rsidR="009860D6" w:rsidRPr="00F42E52">
        <w:rPr>
          <w:rFonts w:eastAsia="Arial Unicode MS"/>
          <w:kern w:val="20"/>
        </w:rPr>
        <w:t xml:space="preserve">dans la case, le chiffre </w:t>
      </w:r>
      <w:r w:rsidR="00357930" w:rsidRPr="00F42E52">
        <w:rPr>
          <w:rFonts w:eastAsia="Arial Unicode MS"/>
          <w:kern w:val="20"/>
        </w:rPr>
        <w:t>1 ou 2</w:t>
      </w:r>
      <w:r w:rsidR="009860D6" w:rsidRPr="00F42E52">
        <w:rPr>
          <w:rFonts w:eastAsia="Arial Unicode MS"/>
          <w:kern w:val="20"/>
        </w:rPr>
        <w:t xml:space="preserve"> </w:t>
      </w:r>
      <w:r w:rsidR="00357930" w:rsidRPr="00F42E52">
        <w:rPr>
          <w:rFonts w:eastAsia="Arial Unicode MS"/>
          <w:kern w:val="20"/>
        </w:rPr>
        <w:t>selon que l’on est respectivement en milieu urbain ou rural.</w:t>
      </w:r>
    </w:p>
    <w:p w14:paraId="12CDA038" w14:textId="77777777" w:rsidR="00357930" w:rsidRPr="00F42E52" w:rsidRDefault="00357930" w:rsidP="00305419">
      <w:pPr>
        <w:pStyle w:val="Paragraphedeliste"/>
        <w:numPr>
          <w:ilvl w:val="0"/>
          <w:numId w:val="20"/>
        </w:numPr>
        <w:spacing w:before="120" w:line="276" w:lineRule="auto"/>
        <w:jc w:val="both"/>
        <w:rPr>
          <w:rFonts w:eastAsia="Arial Unicode MS"/>
          <w:b/>
          <w:i/>
          <w:kern w:val="20"/>
        </w:rPr>
      </w:pPr>
      <w:r w:rsidRPr="00F42E52">
        <w:rPr>
          <w:rFonts w:eastAsia="Arial Unicode MS"/>
          <w:b/>
          <w:i/>
          <w:kern w:val="20"/>
        </w:rPr>
        <w:t xml:space="preserve">L’item « Résultat de la collecte » sera renseigné à la fin de </w:t>
      </w:r>
      <w:r w:rsidR="00A74850" w:rsidRPr="00F42E52">
        <w:rPr>
          <w:rFonts w:eastAsia="Arial Unicode MS"/>
          <w:b/>
          <w:i/>
          <w:kern w:val="20"/>
        </w:rPr>
        <w:t>chaque collecte</w:t>
      </w:r>
      <w:r w:rsidRPr="00F42E52">
        <w:rPr>
          <w:rFonts w:eastAsia="Arial Unicode MS"/>
          <w:b/>
          <w:i/>
          <w:kern w:val="20"/>
        </w:rPr>
        <w:t xml:space="preserve">, après vérification et validation de la fiche de collecte </w:t>
      </w:r>
    </w:p>
    <w:p w14:paraId="75883831" w14:textId="77777777" w:rsidR="00D71D0C" w:rsidRPr="00F42E52" w:rsidRDefault="00D71D0C" w:rsidP="00305419">
      <w:pPr>
        <w:spacing w:before="120" w:line="276" w:lineRule="auto"/>
        <w:jc w:val="both"/>
        <w:rPr>
          <w:rFonts w:eastAsia="Arial Unicode MS"/>
          <w:kern w:val="20"/>
        </w:rPr>
      </w:pPr>
    </w:p>
    <w:p w14:paraId="05E0A451" w14:textId="15936E8A" w:rsidR="00A74850" w:rsidRPr="00F42E52" w:rsidDel="00745D0C" w:rsidRDefault="00A74850">
      <w:pPr>
        <w:pStyle w:val="Titre3"/>
        <w:rPr>
          <w:del w:id="464" w:author="Angèle Dilu Keti" w:date="2020-10-19T01:21:00Z"/>
          <w:rFonts w:eastAsia="Arial Unicode MS"/>
        </w:rPr>
        <w:pPrChange w:id="465" w:author="Angèle Dilu Keti" w:date="2020-10-20T19:35:00Z">
          <w:pPr>
            <w:spacing w:before="120" w:line="276" w:lineRule="auto"/>
            <w:jc w:val="both"/>
          </w:pPr>
        </w:pPrChange>
      </w:pPr>
      <w:bookmarkStart w:id="466" w:name="_Toc54246313"/>
      <w:bookmarkStart w:id="467" w:name="_Toc54246612"/>
      <w:bookmarkStart w:id="468" w:name="_Toc54246663"/>
      <w:bookmarkEnd w:id="466"/>
      <w:bookmarkEnd w:id="467"/>
      <w:bookmarkEnd w:id="468"/>
    </w:p>
    <w:p w14:paraId="160C7C4A" w14:textId="1BD4E898" w:rsidR="00A74850" w:rsidRPr="00F42E52" w:rsidDel="00745D0C" w:rsidRDefault="00A74850">
      <w:pPr>
        <w:pStyle w:val="Titre3"/>
        <w:rPr>
          <w:del w:id="469" w:author="Angèle Dilu Keti" w:date="2020-10-19T01:21:00Z"/>
          <w:rFonts w:eastAsia="Arial Unicode MS"/>
        </w:rPr>
        <w:pPrChange w:id="470" w:author="Angèle Dilu Keti" w:date="2020-10-20T19:35:00Z">
          <w:pPr>
            <w:spacing w:before="120" w:line="276" w:lineRule="auto"/>
            <w:jc w:val="both"/>
          </w:pPr>
        </w:pPrChange>
      </w:pPr>
      <w:bookmarkStart w:id="471" w:name="_Toc54246314"/>
      <w:bookmarkStart w:id="472" w:name="_Toc54246613"/>
      <w:bookmarkStart w:id="473" w:name="_Toc54246664"/>
      <w:bookmarkEnd w:id="471"/>
      <w:bookmarkEnd w:id="472"/>
      <w:bookmarkEnd w:id="473"/>
    </w:p>
    <w:p w14:paraId="7808D395" w14:textId="2FD0206F" w:rsidR="00A0377E" w:rsidRPr="00F42E52" w:rsidRDefault="00A0377E">
      <w:pPr>
        <w:pStyle w:val="Titre3"/>
        <w:rPr>
          <w:rFonts w:eastAsia="Arial Unicode MS"/>
          <w:bCs/>
        </w:rPr>
        <w:pPrChange w:id="474" w:author="Angèle Dilu Keti" w:date="2020-10-20T19:35:00Z">
          <w:pPr>
            <w:pStyle w:val="Paragraphedeliste"/>
            <w:numPr>
              <w:numId w:val="23"/>
            </w:numPr>
            <w:spacing w:before="120" w:line="276" w:lineRule="auto"/>
            <w:ind w:left="360" w:hanging="360"/>
            <w:jc w:val="both"/>
          </w:pPr>
        </w:pPrChange>
      </w:pPr>
      <w:bookmarkStart w:id="475" w:name="_Toc54246665"/>
      <w:r w:rsidRPr="00F42E52">
        <w:rPr>
          <w:rFonts w:eastAsia="Arial Unicode MS"/>
          <w:bCs/>
        </w:rPr>
        <w:t>PROFIL DU MENAGE DE L’ENFANT</w:t>
      </w:r>
      <w:ins w:id="476" w:author="Angèle Dilu Keti" w:date="2020-10-22T08:05:00Z">
        <w:r w:rsidR="001D341C">
          <w:rPr>
            <w:rFonts w:eastAsia="Arial Unicode MS"/>
            <w:bCs/>
          </w:rPr>
          <w:t xml:space="preserve"> </w:t>
        </w:r>
      </w:ins>
      <w:r w:rsidRPr="00F42E52">
        <w:rPr>
          <w:rFonts w:eastAsia="Arial Unicode MS"/>
          <w:bCs/>
        </w:rPr>
        <w:t>(PME)</w:t>
      </w:r>
      <w:bookmarkEnd w:id="475"/>
    </w:p>
    <w:p w14:paraId="4A353347" w14:textId="77777777" w:rsidR="00745D0C" w:rsidRDefault="00745D0C" w:rsidP="00305419">
      <w:pPr>
        <w:pStyle w:val="Paragraphedeliste"/>
        <w:spacing w:before="120" w:line="276" w:lineRule="auto"/>
        <w:ind w:left="72"/>
        <w:jc w:val="both"/>
        <w:rPr>
          <w:ins w:id="477" w:author="Angèle Dilu Keti" w:date="2020-10-19T01:21:00Z"/>
          <w:rFonts w:eastAsia="Arial Unicode MS"/>
          <w:b/>
          <w:bCs/>
          <w:kern w:val="20"/>
        </w:rPr>
      </w:pPr>
    </w:p>
    <w:p w14:paraId="05A9FDE2" w14:textId="66D57308" w:rsidR="00D71D0C" w:rsidRPr="00F42E52" w:rsidRDefault="00D71D0C" w:rsidP="00305419">
      <w:pPr>
        <w:pStyle w:val="Paragraphedeliste"/>
        <w:spacing w:before="120" w:line="276" w:lineRule="auto"/>
        <w:ind w:left="72"/>
        <w:jc w:val="both"/>
        <w:rPr>
          <w:rFonts w:eastAsia="Arial Unicode MS"/>
          <w:b/>
          <w:bCs/>
          <w:kern w:val="20"/>
        </w:rPr>
      </w:pPr>
      <w:del w:id="478" w:author="Angèle Dilu Keti" w:date="2020-10-21T18:52:00Z">
        <w:r w:rsidRPr="00F42E52" w:rsidDel="00392DAB">
          <w:rPr>
            <w:rFonts w:eastAsia="Arial Unicode MS"/>
            <w:b/>
            <w:bCs/>
            <w:kern w:val="20"/>
          </w:rPr>
          <w:delText>NB:</w:delText>
        </w:r>
      </w:del>
      <w:ins w:id="479" w:author="Angèle Dilu Keti" w:date="2020-10-21T18:52:00Z">
        <w:r w:rsidR="00392DAB" w:rsidRPr="00F42E52">
          <w:rPr>
            <w:rFonts w:eastAsia="Arial Unicode MS"/>
            <w:b/>
            <w:bCs/>
            <w:kern w:val="20"/>
          </w:rPr>
          <w:t>NB :</w:t>
        </w:r>
      </w:ins>
    </w:p>
    <w:p w14:paraId="657D793A" w14:textId="77777777" w:rsidR="00D71D0C" w:rsidRPr="00F42E52" w:rsidRDefault="00E05653" w:rsidP="00305419">
      <w:pPr>
        <w:spacing w:before="120" w:line="276" w:lineRule="auto"/>
        <w:ind w:right="72"/>
        <w:jc w:val="both"/>
        <w:rPr>
          <w:rFonts w:eastAsia="Arial Unicode MS"/>
          <w:b/>
          <w:color w:val="FF0000"/>
          <w:kern w:val="20"/>
        </w:rPr>
      </w:pPr>
      <w:r>
        <w:rPr>
          <w:noProof/>
          <w:kern w:val="20"/>
        </w:rPr>
        <w:pict w14:anchorId="6B4A23B4">
          <v:shapetype id="_x0000_t202" coordsize="21600,21600" o:spt="202" path="m,l,21600r21600,l21600,xe">
            <v:stroke joinstyle="miter"/>
            <v:path gradientshapeok="t" o:connecttype="rect"/>
          </v:shapetype>
          <v:shape id="Text Box 2" o:spid="_x0000_s1026" type="#_x0000_t202" style="position:absolute;left:0;text-align:left;margin-left:56.6pt;margin-top:297.6pt;width:21.35pt;height:.75pt;z-index:-25164697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" o:allowincell="f" stroked="f">
            <v:fill opacity="0"/>
            <v:textbox inset="0,0,0,0">
              <w:txbxContent>
                <w:p w14:paraId="5938F689" w14:textId="77777777" w:rsidR="00E05653" w:rsidRDefault="00E05653" w:rsidP="00D71D0C">
                  <w:pPr>
                    <w:spacing w:line="15" w:lineRule="atLeast"/>
                    <w:jc w:val="center"/>
                  </w:pPr>
                  <w:r>
                    <w:rPr>
                      <w:noProof/>
                    </w:rPr>
                    <w:drawing>
                      <wp:inline distT="0" distB="0" distL="0" distR="0" wp14:anchorId="2F7D609B" wp14:editId="77EFF006">
                        <wp:extent cx="266700" cy="9525"/>
                        <wp:effectExtent l="19050" t="0" r="0" b="0"/>
                        <wp:docPr id="3" name="Image 3" descr="_Pic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Pic13"/>
                                <pic:cNvPicPr>
                                  <a:picLocks noChangeAspect="1" noChangeArrowheads="1"/>
                                </pic:cNvPicPr>
                              </pic:nvPicPr>
                              <pic:blipFill>
                                <a:blip r:embed="rId13"/>
                                <a:srcRect/>
                                <a:stretch>
                                  <a:fillRect/>
                                </a:stretch>
                              </pic:blipFill>
                              <pic:spPr bwMode="auto">
                                <a:xfrm>
                                  <a:off x="0" y="0"/>
                                  <a:ext cx="266700" cy="9525"/>
                                </a:xfrm>
                                <a:prstGeom prst="rect">
                                  <a:avLst/>
                                </a:prstGeom>
                                <a:noFill/>
                                <a:ln w="9525">
                                  <a:noFill/>
                                  <a:miter lim="800000"/>
                                  <a:headEnd/>
                                  <a:tailEnd/>
                                </a:ln>
                              </pic:spPr>
                            </pic:pic>
                          </a:graphicData>
                        </a:graphic>
                      </wp:inline>
                    </w:drawing>
                  </w:r>
                </w:p>
              </w:txbxContent>
            </v:textbox>
            <w10:wrap anchorx="page" anchory="page"/>
          </v:shape>
        </w:pict>
      </w:r>
      <w:r w:rsidR="00D71D0C" w:rsidRPr="00F42E52">
        <w:rPr>
          <w:rFonts w:eastAsia="Arial Unicode MS"/>
          <w:kern w:val="20"/>
        </w:rPr>
        <w:t xml:space="preserve">Cette partie du questionnaire comporte </w:t>
      </w:r>
      <w:r w:rsidR="00A0377E" w:rsidRPr="00F42E52">
        <w:rPr>
          <w:rFonts w:eastAsia="Arial Unicode MS"/>
          <w:kern w:val="20"/>
        </w:rPr>
        <w:t>sept</w:t>
      </w:r>
      <w:r w:rsidR="00D71D0C" w:rsidRPr="00F42E52">
        <w:rPr>
          <w:rFonts w:eastAsia="Arial Unicode MS"/>
          <w:kern w:val="20"/>
        </w:rPr>
        <w:t xml:space="preserve"> questions</w:t>
      </w:r>
      <w:r w:rsidR="009860D6" w:rsidRPr="00F42E52">
        <w:rPr>
          <w:rFonts w:eastAsia="Arial Unicode MS"/>
          <w:kern w:val="20"/>
        </w:rPr>
        <w:t xml:space="preserve">, </w:t>
      </w:r>
      <w:r w:rsidR="00577FA6" w:rsidRPr="00F42E52">
        <w:rPr>
          <w:rFonts w:eastAsia="Arial Unicode MS"/>
          <w:kern w:val="20"/>
        </w:rPr>
        <w:t xml:space="preserve">non compris </w:t>
      </w:r>
      <w:r w:rsidR="009860D6" w:rsidRPr="00F42E52">
        <w:rPr>
          <w:rFonts w:eastAsia="Arial Unicode MS"/>
          <w:kern w:val="20"/>
        </w:rPr>
        <w:t xml:space="preserve">le numéro du ménage. Certaines questions sont assorties de </w:t>
      </w:r>
      <w:r w:rsidR="00D71D0C" w:rsidRPr="00F42E52">
        <w:rPr>
          <w:rFonts w:eastAsia="Arial Unicode MS"/>
          <w:kern w:val="20"/>
        </w:rPr>
        <w:t xml:space="preserve">propositions de modalités de réponse parmi lesquelles </w:t>
      </w:r>
      <w:r w:rsidR="009860D6" w:rsidRPr="00F42E52">
        <w:rPr>
          <w:rFonts w:eastAsia="Arial Unicode MS"/>
          <w:kern w:val="20"/>
        </w:rPr>
        <w:lastRenderedPageBreak/>
        <w:t xml:space="preserve">l’enquêteur devra </w:t>
      </w:r>
      <w:r w:rsidR="00D71D0C" w:rsidRPr="00F42E52">
        <w:rPr>
          <w:rFonts w:eastAsia="Arial Unicode MS"/>
          <w:kern w:val="20"/>
        </w:rPr>
        <w:t>choisir</w:t>
      </w:r>
      <w:r w:rsidR="00A87073" w:rsidRPr="00F42E52">
        <w:rPr>
          <w:rFonts w:eastAsia="Arial Unicode MS"/>
          <w:kern w:val="20"/>
        </w:rPr>
        <w:t xml:space="preserve">. </w:t>
      </w:r>
      <w:r w:rsidR="009860D6" w:rsidRPr="00F42E52">
        <w:rPr>
          <w:rFonts w:eastAsia="Arial Unicode MS"/>
          <w:kern w:val="20"/>
        </w:rPr>
        <w:t xml:space="preserve">Cependant, </w:t>
      </w:r>
      <w:r w:rsidR="00A87073" w:rsidRPr="00F42E52">
        <w:rPr>
          <w:rFonts w:eastAsia="Arial Unicode MS"/>
          <w:b/>
          <w:color w:val="FF0000"/>
          <w:kern w:val="20"/>
        </w:rPr>
        <w:t>Ne jamais proposer la réponse à l’enquêté.</w:t>
      </w:r>
    </w:p>
    <w:p w14:paraId="19A093C5" w14:textId="77777777" w:rsidR="009860D6" w:rsidRPr="00F42E52" w:rsidRDefault="009860D6" w:rsidP="00305419">
      <w:pPr>
        <w:spacing w:before="120" w:line="276" w:lineRule="auto"/>
        <w:ind w:right="72"/>
        <w:jc w:val="both"/>
        <w:rPr>
          <w:rFonts w:eastAsia="Arial Unicode MS"/>
          <w:kern w:val="20"/>
        </w:rPr>
      </w:pPr>
    </w:p>
    <w:p w14:paraId="40519D0C" w14:textId="77F7045C" w:rsidR="009860D6" w:rsidRPr="00F42E52" w:rsidRDefault="00563782" w:rsidP="00305419">
      <w:pPr>
        <w:spacing w:before="120" w:line="276" w:lineRule="auto"/>
        <w:ind w:right="72"/>
        <w:jc w:val="both"/>
        <w:rPr>
          <w:rFonts w:eastAsia="Arial Unicode MS"/>
          <w:kern w:val="20"/>
        </w:rPr>
      </w:pPr>
      <w:ins w:id="480" w:author="Angèle Dilu Keti" w:date="2020-10-20T19:26:00Z">
        <w:r w:rsidRPr="00563782">
          <w:rPr>
            <w:rFonts w:eastAsia="Arial Unicode MS"/>
            <w:b/>
            <w:bCs/>
            <w:kern w:val="20"/>
            <w:u w:val="single"/>
            <w:rPrChange w:id="481" w:author="Angèle Dilu Keti" w:date="2020-10-20T19:26:00Z">
              <w:rPr>
                <w:rFonts w:eastAsia="Arial Unicode MS"/>
                <w:kern w:val="20"/>
              </w:rPr>
            </w:rPrChange>
          </w:rPr>
          <w:t>PME00</w:t>
        </w:r>
      </w:ins>
      <w:del w:id="482" w:author="Angèle Dilu Keti" w:date="2020-10-20T19:26:00Z">
        <w:r w:rsidR="009860D6" w:rsidRPr="00F42E52" w:rsidDel="00563782">
          <w:rPr>
            <w:rFonts w:eastAsia="Arial Unicode MS"/>
            <w:kern w:val="20"/>
          </w:rPr>
          <w:delText>Pour la question PME00,</w:delText>
        </w:r>
      </w:del>
      <w:ins w:id="483" w:author="Angèle Dilu Keti" w:date="2020-10-20T19:26:00Z">
        <w:r>
          <w:rPr>
            <w:rFonts w:eastAsia="Arial Unicode MS"/>
            <w:kern w:val="20"/>
          </w:rPr>
          <w:t> :</w:t>
        </w:r>
      </w:ins>
      <w:r w:rsidR="009860D6" w:rsidRPr="00F42E52">
        <w:rPr>
          <w:rFonts w:eastAsia="Arial Unicode MS"/>
          <w:kern w:val="20"/>
        </w:rPr>
        <w:t xml:space="preserve"> inscrire le numéro d’ordre du ménage</w:t>
      </w:r>
      <w:del w:id="484" w:author="Angèle Dilu Keti" w:date="2020-10-20T19:27:00Z">
        <w:r w:rsidR="009860D6" w:rsidRPr="00F42E52" w:rsidDel="00563782">
          <w:rPr>
            <w:rFonts w:eastAsia="Arial Unicode MS"/>
            <w:kern w:val="20"/>
          </w:rPr>
          <w:delText xml:space="preserve"> tiré dans la grappe</w:delText>
        </w:r>
      </w:del>
      <w:r w:rsidR="009860D6" w:rsidRPr="00F42E52">
        <w:rPr>
          <w:rFonts w:eastAsia="Arial Unicode MS"/>
          <w:kern w:val="20"/>
        </w:rPr>
        <w:t xml:space="preserve">. </w:t>
      </w:r>
      <w:r w:rsidR="009860D6" w:rsidRPr="00563782">
        <w:rPr>
          <w:rFonts w:eastAsia="Arial Unicode MS"/>
          <w:kern w:val="20"/>
          <w:rPrChange w:id="485" w:author="Angèle Dilu Keti" w:date="2020-10-20T19:30:00Z">
            <w:rPr>
              <w:rFonts w:eastAsia="Arial Unicode MS"/>
              <w:kern w:val="20"/>
              <w:highlight w:val="yellow"/>
            </w:rPr>
          </w:rPrChange>
        </w:rPr>
        <w:t>Ce numéro sera composé du numéro d’ordre de tirage de la parcelle/maison</w:t>
      </w:r>
      <w:r w:rsidR="003D1E4D" w:rsidRPr="00563782">
        <w:rPr>
          <w:rFonts w:eastAsia="Arial Unicode MS"/>
          <w:kern w:val="20"/>
          <w:rPrChange w:id="486" w:author="Angèle Dilu Keti" w:date="2020-10-20T19:30:00Z">
            <w:rPr>
              <w:rFonts w:eastAsia="Arial Unicode MS"/>
              <w:kern w:val="20"/>
              <w:highlight w:val="yellow"/>
            </w:rPr>
          </w:rPrChange>
        </w:rPr>
        <w:t xml:space="preserve"> (</w:t>
      </w:r>
      <w:r w:rsidR="00F9773B" w:rsidRPr="00563782">
        <w:rPr>
          <w:rFonts w:eastAsia="Arial Unicode MS"/>
          <w:kern w:val="20"/>
          <w:rPrChange w:id="487" w:author="Angèle Dilu Keti" w:date="2020-10-20T19:30:00Z">
            <w:rPr>
              <w:rFonts w:eastAsia="Arial Unicode MS"/>
              <w:kern w:val="20"/>
              <w:highlight w:val="yellow"/>
            </w:rPr>
          </w:rPrChange>
        </w:rPr>
        <w:t>deux chiffres</w:t>
      </w:r>
      <w:r w:rsidR="003D1E4D" w:rsidRPr="00563782">
        <w:rPr>
          <w:rFonts w:eastAsia="Arial Unicode MS"/>
          <w:kern w:val="20"/>
          <w:rPrChange w:id="488" w:author="Angèle Dilu Keti" w:date="2020-10-20T19:30:00Z">
            <w:rPr>
              <w:rFonts w:eastAsia="Arial Unicode MS"/>
              <w:kern w:val="20"/>
              <w:highlight w:val="yellow"/>
            </w:rPr>
          </w:rPrChange>
        </w:rPr>
        <w:t>)</w:t>
      </w:r>
      <w:r w:rsidR="009860D6" w:rsidRPr="00563782">
        <w:rPr>
          <w:rFonts w:eastAsia="Arial Unicode MS"/>
          <w:kern w:val="20"/>
          <w:rPrChange w:id="489" w:author="Angèle Dilu Keti" w:date="2020-10-20T19:30:00Z">
            <w:rPr>
              <w:rFonts w:eastAsia="Arial Unicode MS"/>
              <w:kern w:val="20"/>
              <w:highlight w:val="yellow"/>
            </w:rPr>
          </w:rPrChange>
        </w:rPr>
        <w:t xml:space="preserve"> et</w:t>
      </w:r>
      <w:del w:id="490" w:author="Angèle Dilu Ahuka" w:date="2019-06-17T14:02:00Z">
        <w:r w:rsidR="009860D6" w:rsidRPr="00563782" w:rsidDel="008A131A">
          <w:rPr>
            <w:rFonts w:eastAsia="Arial Unicode MS"/>
            <w:kern w:val="20"/>
            <w:rPrChange w:id="491" w:author="Angèle Dilu Keti" w:date="2020-10-20T19:30:00Z">
              <w:rPr>
                <w:rFonts w:eastAsia="Arial Unicode MS"/>
                <w:kern w:val="20"/>
                <w:highlight w:val="yellow"/>
              </w:rPr>
            </w:rPrChange>
          </w:rPr>
          <w:delText xml:space="preserve"> du numéro</w:delText>
        </w:r>
      </w:del>
      <w:r w:rsidR="009860D6" w:rsidRPr="00563782">
        <w:rPr>
          <w:rFonts w:eastAsia="Arial Unicode MS"/>
          <w:kern w:val="20"/>
          <w:rPrChange w:id="492" w:author="Angèle Dilu Keti" w:date="2020-10-20T19:30:00Z">
            <w:rPr>
              <w:rFonts w:eastAsia="Arial Unicode MS"/>
              <w:kern w:val="20"/>
              <w:highlight w:val="yellow"/>
            </w:rPr>
          </w:rPrChange>
        </w:rPr>
        <w:t xml:space="preserve"> du</w:t>
      </w:r>
      <w:r w:rsidR="003D1E4D" w:rsidRPr="00563782">
        <w:rPr>
          <w:rFonts w:eastAsia="Arial Unicode MS"/>
          <w:kern w:val="20"/>
          <w:rPrChange w:id="493" w:author="Angèle Dilu Keti" w:date="2020-10-20T19:30:00Z">
            <w:rPr>
              <w:rFonts w:eastAsia="Arial Unicode MS"/>
              <w:kern w:val="20"/>
              <w:highlight w:val="yellow"/>
            </w:rPr>
          </w:rPrChange>
        </w:rPr>
        <w:t xml:space="preserve"> numéro du</w:t>
      </w:r>
      <w:r w:rsidR="009860D6" w:rsidRPr="00563782">
        <w:rPr>
          <w:rFonts w:eastAsia="Arial Unicode MS"/>
          <w:kern w:val="20"/>
          <w:rPrChange w:id="494" w:author="Angèle Dilu Keti" w:date="2020-10-20T19:30:00Z">
            <w:rPr>
              <w:rFonts w:eastAsia="Arial Unicode MS"/>
              <w:kern w:val="20"/>
              <w:highlight w:val="yellow"/>
            </w:rPr>
          </w:rPrChange>
        </w:rPr>
        <w:t xml:space="preserve"> ménage</w:t>
      </w:r>
      <w:r w:rsidR="003D1E4D" w:rsidRPr="00563782">
        <w:rPr>
          <w:rFonts w:eastAsia="Arial Unicode MS"/>
          <w:kern w:val="20"/>
          <w:rPrChange w:id="495" w:author="Angèle Dilu Keti" w:date="2020-10-20T19:30:00Z">
            <w:rPr>
              <w:rFonts w:eastAsia="Arial Unicode MS"/>
              <w:kern w:val="20"/>
              <w:highlight w:val="yellow"/>
            </w:rPr>
          </w:rPrChange>
        </w:rPr>
        <w:t xml:space="preserve"> (également </w:t>
      </w:r>
      <w:r w:rsidR="00F9773B" w:rsidRPr="00563782">
        <w:rPr>
          <w:rFonts w:eastAsia="Arial Unicode MS"/>
          <w:kern w:val="20"/>
          <w:rPrChange w:id="496" w:author="Angèle Dilu Keti" w:date="2020-10-20T19:30:00Z">
            <w:rPr>
              <w:rFonts w:eastAsia="Arial Unicode MS"/>
              <w:kern w:val="20"/>
              <w:highlight w:val="yellow"/>
            </w:rPr>
          </w:rPrChange>
        </w:rPr>
        <w:t>deux chiffres</w:t>
      </w:r>
      <w:r w:rsidR="003D1E4D" w:rsidRPr="00563782">
        <w:rPr>
          <w:rFonts w:eastAsia="Arial Unicode MS"/>
          <w:kern w:val="20"/>
          <w:rPrChange w:id="497" w:author="Angèle Dilu Keti" w:date="2020-10-20T19:30:00Z">
            <w:rPr>
              <w:rFonts w:eastAsia="Arial Unicode MS"/>
              <w:kern w:val="20"/>
              <w:highlight w:val="yellow"/>
            </w:rPr>
          </w:rPrChange>
        </w:rPr>
        <w:t>).</w:t>
      </w:r>
      <w:r w:rsidR="009860D6" w:rsidRPr="00F42E52">
        <w:rPr>
          <w:rFonts w:eastAsia="Arial Unicode MS"/>
          <w:kern w:val="20"/>
        </w:rPr>
        <w:t xml:space="preserve"> </w:t>
      </w:r>
      <w:r w:rsidR="009860D6" w:rsidRPr="00F42E52">
        <w:rPr>
          <w:rFonts w:eastAsia="Arial Unicode MS"/>
          <w:i/>
          <w:kern w:val="20"/>
        </w:rPr>
        <w:t>Par exemple</w:t>
      </w:r>
      <w:r w:rsidR="003D1E4D" w:rsidRPr="00F42E52">
        <w:rPr>
          <w:rFonts w:eastAsia="Arial Unicode MS"/>
          <w:i/>
          <w:kern w:val="20"/>
        </w:rPr>
        <w:t xml:space="preserve">, lorsqu’un numéro est </w:t>
      </w:r>
      <w:r w:rsidR="00F9773B">
        <w:rPr>
          <w:rFonts w:eastAsia="Arial Unicode MS"/>
          <w:i/>
          <w:kern w:val="20"/>
        </w:rPr>
        <w:t>0</w:t>
      </w:r>
      <w:r w:rsidR="003D1E4D" w:rsidRPr="00F42E52">
        <w:rPr>
          <w:rFonts w:eastAsia="Arial Unicode MS"/>
          <w:i/>
          <w:kern w:val="20"/>
        </w:rPr>
        <w:t>5</w:t>
      </w:r>
      <w:r w:rsidR="00F9773B">
        <w:rPr>
          <w:rFonts w:eastAsia="Arial Unicode MS"/>
          <w:i/>
          <w:kern w:val="20"/>
        </w:rPr>
        <w:t>1</w:t>
      </w:r>
      <w:r w:rsidR="003D1E4D" w:rsidRPr="00F42E52">
        <w:rPr>
          <w:rFonts w:eastAsia="Arial Unicode MS"/>
          <w:i/>
          <w:kern w:val="20"/>
        </w:rPr>
        <w:t xml:space="preserve">1, alors il est composé de </w:t>
      </w:r>
      <w:r w:rsidR="00F9773B">
        <w:rPr>
          <w:rFonts w:eastAsia="Arial Unicode MS"/>
          <w:i/>
          <w:kern w:val="20"/>
        </w:rPr>
        <w:t>0</w:t>
      </w:r>
      <w:r w:rsidR="009860D6" w:rsidRPr="00F42E52">
        <w:rPr>
          <w:rFonts w:eastAsia="Arial Unicode MS"/>
          <w:i/>
          <w:kern w:val="20"/>
        </w:rPr>
        <w:t xml:space="preserve">5 comme numéro de la </w:t>
      </w:r>
      <w:r w:rsidR="00592E8C">
        <w:rPr>
          <w:rFonts w:eastAsia="Arial Unicode MS"/>
          <w:i/>
          <w:kern w:val="20"/>
        </w:rPr>
        <w:t>parcelle/maison</w:t>
      </w:r>
      <w:r w:rsidR="009860D6" w:rsidRPr="00F42E52">
        <w:rPr>
          <w:rFonts w:eastAsia="Arial Unicode MS"/>
          <w:i/>
          <w:kern w:val="20"/>
        </w:rPr>
        <w:t xml:space="preserve"> et </w:t>
      </w:r>
      <w:r w:rsidR="00F9773B">
        <w:rPr>
          <w:rFonts w:eastAsia="Arial Unicode MS"/>
          <w:i/>
          <w:kern w:val="20"/>
        </w:rPr>
        <w:t>1</w:t>
      </w:r>
      <w:r w:rsidR="009860D6" w:rsidRPr="00F42E52">
        <w:rPr>
          <w:rFonts w:eastAsia="Arial Unicode MS"/>
          <w:i/>
          <w:kern w:val="20"/>
        </w:rPr>
        <w:t xml:space="preserve">1 </w:t>
      </w:r>
      <w:proofErr w:type="gramStart"/>
      <w:r w:rsidR="009860D6" w:rsidRPr="00F42E52">
        <w:rPr>
          <w:rFonts w:eastAsia="Arial Unicode MS"/>
          <w:i/>
          <w:kern w:val="20"/>
        </w:rPr>
        <w:t>numéro</w:t>
      </w:r>
      <w:proofErr w:type="gramEnd"/>
      <w:r w:rsidR="009860D6" w:rsidRPr="00F42E52">
        <w:rPr>
          <w:rFonts w:eastAsia="Arial Unicode MS"/>
          <w:i/>
          <w:kern w:val="20"/>
        </w:rPr>
        <w:t xml:space="preserve"> du premier ménage ;</w:t>
      </w:r>
      <w:r w:rsidR="003D1E4D" w:rsidRPr="00F42E52">
        <w:rPr>
          <w:rFonts w:eastAsia="Arial Unicode MS"/>
          <w:i/>
          <w:kern w:val="20"/>
        </w:rPr>
        <w:t xml:space="preserve"> </w:t>
      </w:r>
      <w:r w:rsidR="009860D6" w:rsidRPr="00F42E52">
        <w:rPr>
          <w:rFonts w:eastAsia="Arial Unicode MS"/>
          <w:kern w:val="20"/>
        </w:rPr>
        <w:t xml:space="preserve">NUMERO DU MENAGE   </w:t>
      </w:r>
      <w:r w:rsidR="00F9773B">
        <w:rPr>
          <w:rFonts w:eastAsia="Arial Unicode MS"/>
          <w:kern w:val="20"/>
        </w:rPr>
        <w:t xml:space="preserve">| </w:t>
      </w:r>
      <w:r w:rsidR="00F9773B">
        <w:rPr>
          <w:rFonts w:eastAsia="Arial Unicode MS"/>
          <w:kern w:val="20"/>
          <w:u w:val="single"/>
        </w:rPr>
        <w:t xml:space="preserve">0 </w:t>
      </w:r>
      <w:r w:rsidR="009860D6" w:rsidRPr="00F42E52">
        <w:rPr>
          <w:rFonts w:eastAsia="Arial Unicode MS"/>
          <w:kern w:val="20"/>
          <w:u w:val="single"/>
        </w:rPr>
        <w:t xml:space="preserve">| 5 | 1 </w:t>
      </w:r>
      <w:r w:rsidR="009860D6" w:rsidRPr="00F42E52">
        <w:rPr>
          <w:rFonts w:eastAsia="Arial Unicode MS"/>
          <w:kern w:val="20"/>
        </w:rPr>
        <w:t>|</w:t>
      </w:r>
      <w:r w:rsidR="00F9773B">
        <w:rPr>
          <w:rFonts w:eastAsia="Arial Unicode MS"/>
          <w:kern w:val="20"/>
          <w:u w:val="single"/>
        </w:rPr>
        <w:t xml:space="preserve"> </w:t>
      </w:r>
      <w:del w:id="498" w:author="Angèle Dilu Ahuka" w:date="2019-06-17T14:02:00Z">
        <w:r w:rsidR="00F9773B" w:rsidDel="008A131A">
          <w:rPr>
            <w:rFonts w:eastAsia="Arial Unicode MS"/>
            <w:kern w:val="20"/>
            <w:u w:val="single"/>
          </w:rPr>
          <w:delText>0</w:delText>
        </w:r>
      </w:del>
      <w:ins w:id="499" w:author="Angèle Dilu Ahuka" w:date="2019-06-17T14:02:00Z">
        <w:r w:rsidR="008A131A">
          <w:rPr>
            <w:rFonts w:eastAsia="Arial Unicode MS"/>
            <w:kern w:val="20"/>
            <w:u w:val="single"/>
          </w:rPr>
          <w:t>1</w:t>
        </w:r>
      </w:ins>
      <w:r w:rsidR="00F9773B">
        <w:rPr>
          <w:rFonts w:eastAsia="Arial Unicode MS"/>
          <w:kern w:val="20"/>
          <w:u w:val="single"/>
        </w:rPr>
        <w:t xml:space="preserve"> |</w:t>
      </w:r>
      <w:r w:rsidR="003D1E4D" w:rsidRPr="00F42E52">
        <w:rPr>
          <w:rFonts w:eastAsia="Arial Unicode MS"/>
          <w:kern w:val="20"/>
        </w:rPr>
        <w:t>.</w:t>
      </w:r>
    </w:p>
    <w:p w14:paraId="16029CD8" w14:textId="77777777" w:rsidR="009860D6" w:rsidRPr="00F42E52" w:rsidRDefault="009860D6" w:rsidP="00305419">
      <w:pPr>
        <w:spacing w:before="120" w:line="276" w:lineRule="auto"/>
        <w:ind w:right="72"/>
        <w:jc w:val="both"/>
        <w:rPr>
          <w:rFonts w:eastAsia="Arial Unicode MS"/>
          <w:b/>
          <w:bCs/>
          <w:kern w:val="20"/>
        </w:rPr>
      </w:pPr>
    </w:p>
    <w:p w14:paraId="7D47C8E1" w14:textId="77777777" w:rsidR="00A87073" w:rsidRPr="00F42E52" w:rsidRDefault="00A0377E" w:rsidP="00305419">
      <w:pPr>
        <w:spacing w:before="120" w:line="276" w:lineRule="auto"/>
        <w:ind w:right="72"/>
        <w:jc w:val="both"/>
        <w:rPr>
          <w:rFonts w:eastAsia="Arial Unicode MS"/>
          <w:kern w:val="20"/>
        </w:rPr>
      </w:pPr>
      <w:r w:rsidRPr="00F42E52">
        <w:rPr>
          <w:rFonts w:eastAsia="Arial Unicode MS"/>
          <w:b/>
          <w:bCs/>
          <w:kern w:val="20"/>
          <w:u w:val="single"/>
        </w:rPr>
        <w:t>P</w:t>
      </w:r>
      <w:r w:rsidR="00D71D0C" w:rsidRPr="00F42E52">
        <w:rPr>
          <w:rFonts w:eastAsia="Arial Unicode MS"/>
          <w:b/>
          <w:bCs/>
          <w:kern w:val="20"/>
          <w:u w:val="single"/>
        </w:rPr>
        <w:t>M</w:t>
      </w:r>
      <w:r w:rsidRPr="00F42E52">
        <w:rPr>
          <w:rFonts w:eastAsia="Arial Unicode MS"/>
          <w:b/>
          <w:bCs/>
          <w:kern w:val="20"/>
          <w:u w:val="single"/>
        </w:rPr>
        <w:t>E</w:t>
      </w:r>
      <w:r w:rsidR="00D71D0C" w:rsidRPr="00F42E52">
        <w:rPr>
          <w:rFonts w:eastAsia="Arial Unicode MS"/>
          <w:b/>
          <w:bCs/>
          <w:kern w:val="20"/>
          <w:u w:val="single"/>
        </w:rPr>
        <w:t>01</w:t>
      </w:r>
      <w:r w:rsidR="00D71D0C" w:rsidRPr="00F42E52">
        <w:rPr>
          <w:rFonts w:eastAsia="Arial Unicode MS"/>
          <w:kern w:val="20"/>
        </w:rPr>
        <w:t xml:space="preserve"> : enregistrer les initiales d</w:t>
      </w:r>
      <w:r w:rsidR="009939CB" w:rsidRPr="00F42E52">
        <w:rPr>
          <w:rFonts w:eastAsia="Arial Unicode MS"/>
          <w:kern w:val="20"/>
        </w:rPr>
        <w:t xml:space="preserve">es nom et prénom(s) </w:t>
      </w:r>
      <w:r w:rsidRPr="00F42E52">
        <w:rPr>
          <w:rFonts w:eastAsia="Arial Unicode MS"/>
          <w:kern w:val="20"/>
        </w:rPr>
        <w:t xml:space="preserve">du chef </w:t>
      </w:r>
      <w:r w:rsidR="00D71D0C" w:rsidRPr="00F42E52">
        <w:rPr>
          <w:rFonts w:eastAsia="Arial Unicode MS"/>
          <w:kern w:val="20"/>
        </w:rPr>
        <w:t>de mé</w:t>
      </w:r>
      <w:r w:rsidR="00655FCC" w:rsidRPr="00F42E52">
        <w:rPr>
          <w:rFonts w:eastAsia="Arial Unicode MS"/>
          <w:kern w:val="20"/>
        </w:rPr>
        <w:t>nage</w:t>
      </w:r>
      <w:r w:rsidR="00D71D0C" w:rsidRPr="00F42E52">
        <w:rPr>
          <w:rFonts w:eastAsia="Arial Unicode MS"/>
          <w:kern w:val="20"/>
        </w:rPr>
        <w:t xml:space="preserve">. </w:t>
      </w:r>
    </w:p>
    <w:p w14:paraId="45F26BB4" w14:textId="3D60591C" w:rsidR="00D71D0C" w:rsidRPr="00F42E52" w:rsidDel="00563782" w:rsidRDefault="00A87073" w:rsidP="00305419">
      <w:pPr>
        <w:spacing w:before="120" w:line="276" w:lineRule="auto"/>
        <w:ind w:right="72"/>
        <w:jc w:val="both"/>
        <w:rPr>
          <w:del w:id="500" w:author="Angèle Dilu Keti" w:date="2020-10-20T19:31:00Z"/>
          <w:rFonts w:eastAsia="Arial Unicode MS"/>
          <w:kern w:val="20"/>
        </w:rPr>
      </w:pPr>
      <w:del w:id="501" w:author="Angèle Dilu Keti" w:date="2020-10-20T19:31:00Z">
        <w:r w:rsidRPr="00F42E52" w:rsidDel="00563782">
          <w:rPr>
            <w:rFonts w:eastAsia="Arial Unicode MS"/>
            <w:b/>
            <w:i/>
            <w:color w:val="4F81BD" w:themeColor="accent1"/>
            <w:kern w:val="20"/>
          </w:rPr>
          <w:delText>Un</w:delText>
        </w:r>
        <w:r w:rsidR="00D71D0C" w:rsidRPr="00F42E52" w:rsidDel="00563782">
          <w:rPr>
            <w:rFonts w:eastAsia="Arial Unicode MS"/>
            <w:b/>
            <w:i/>
            <w:color w:val="4F81BD" w:themeColor="accent1"/>
            <w:kern w:val="20"/>
          </w:rPr>
          <w:delText xml:space="preserve"> questionnair</w:delText>
        </w:r>
        <w:r w:rsidR="00655FCC" w:rsidRPr="00F42E52" w:rsidDel="00563782">
          <w:rPr>
            <w:rFonts w:eastAsia="Arial Unicode MS"/>
            <w:b/>
            <w:i/>
            <w:color w:val="4F81BD" w:themeColor="accent1"/>
            <w:kern w:val="20"/>
          </w:rPr>
          <w:delText xml:space="preserve">e entamé dans un ménage peut </w:delText>
        </w:r>
        <w:r w:rsidR="00D71D0C" w:rsidRPr="00F42E52" w:rsidDel="00563782">
          <w:rPr>
            <w:rFonts w:eastAsia="Arial Unicode MS"/>
            <w:b/>
            <w:i/>
            <w:color w:val="4F81BD" w:themeColor="accent1"/>
            <w:kern w:val="20"/>
          </w:rPr>
          <w:delText xml:space="preserve"> être utilisé pour le ménage suivant.</w:delText>
        </w:r>
      </w:del>
    </w:p>
    <w:p w14:paraId="001ABDEC" w14:textId="77777777" w:rsidR="00D71D0C" w:rsidRPr="00F42E52" w:rsidRDefault="003D1E4D" w:rsidP="00305419">
      <w:pPr>
        <w:spacing w:before="120" w:line="276" w:lineRule="auto"/>
        <w:jc w:val="both"/>
        <w:rPr>
          <w:rFonts w:eastAsia="Arial Unicode MS"/>
          <w:i/>
          <w:kern w:val="20"/>
        </w:rPr>
      </w:pPr>
      <w:r w:rsidRPr="00F42E52">
        <w:rPr>
          <w:rFonts w:eastAsia="Arial Unicode MS"/>
          <w:i/>
          <w:kern w:val="20"/>
        </w:rPr>
        <w:t xml:space="preserve">NB : </w:t>
      </w:r>
      <w:r w:rsidR="00D71D0C" w:rsidRPr="00F42E52">
        <w:rPr>
          <w:rFonts w:eastAsia="Arial Unicode MS"/>
          <w:i/>
          <w:kern w:val="20"/>
        </w:rPr>
        <w:t>Par la suite pour poser des questions, il faut utiliser le prénom (Jacques ou Fally) ou encore la désignation ou surnom usuel utilisé dans le ménage pour poser les questions. Ce terme sera utilisé à la place de ‘Nom’ mis entre parenthèse dans la plupart des questions.</w:t>
      </w:r>
    </w:p>
    <w:p w14:paraId="1CF4BEEF" w14:textId="77777777" w:rsidR="00D71D0C" w:rsidRPr="00F42E52" w:rsidRDefault="00D71D0C" w:rsidP="00305419">
      <w:pPr>
        <w:spacing w:before="120" w:line="276" w:lineRule="auto"/>
        <w:ind w:left="720"/>
        <w:jc w:val="both"/>
        <w:rPr>
          <w:rFonts w:eastAsia="Arial Unicode MS"/>
          <w:i/>
          <w:kern w:val="20"/>
        </w:rPr>
      </w:pPr>
    </w:p>
    <w:p w14:paraId="744D9324" w14:textId="032F6C30" w:rsidR="00655FCC" w:rsidRPr="00F42E52" w:rsidRDefault="00655FCC" w:rsidP="00305419">
      <w:pPr>
        <w:spacing w:before="120" w:line="276" w:lineRule="auto"/>
        <w:jc w:val="both"/>
        <w:rPr>
          <w:rFonts w:eastAsia="Arial Unicode MS"/>
          <w:kern w:val="20"/>
        </w:rPr>
      </w:pPr>
      <w:r w:rsidRPr="00F42E52">
        <w:rPr>
          <w:rFonts w:eastAsia="Arial Unicode MS"/>
          <w:b/>
          <w:bCs/>
          <w:kern w:val="20"/>
          <w:u w:val="single"/>
        </w:rPr>
        <w:t>P</w:t>
      </w:r>
      <w:r w:rsidR="00D71D0C" w:rsidRPr="00F42E52">
        <w:rPr>
          <w:rFonts w:eastAsia="Arial Unicode MS"/>
          <w:b/>
          <w:bCs/>
          <w:kern w:val="20"/>
          <w:u w:val="single"/>
        </w:rPr>
        <w:t>M</w:t>
      </w:r>
      <w:r w:rsidRPr="00F42E52">
        <w:rPr>
          <w:rFonts w:eastAsia="Arial Unicode MS"/>
          <w:b/>
          <w:bCs/>
          <w:kern w:val="20"/>
          <w:u w:val="single"/>
        </w:rPr>
        <w:t>E</w:t>
      </w:r>
      <w:del w:id="502" w:author="Angèle Dilu Keti" w:date="2020-10-21T18:52:00Z">
        <w:r w:rsidR="00D71D0C" w:rsidRPr="00F42E52" w:rsidDel="00392DAB">
          <w:rPr>
            <w:rFonts w:eastAsia="Arial Unicode MS"/>
            <w:b/>
            <w:bCs/>
            <w:kern w:val="20"/>
            <w:u w:val="single"/>
          </w:rPr>
          <w:delText>02</w:delText>
        </w:r>
        <w:r w:rsidR="00D71D0C" w:rsidRPr="00F42E52" w:rsidDel="00392DAB">
          <w:rPr>
            <w:rFonts w:eastAsia="Arial Unicode MS"/>
            <w:kern w:val="20"/>
            <w:u w:val="single"/>
          </w:rPr>
          <w:delText>:</w:delText>
        </w:r>
      </w:del>
      <w:ins w:id="503" w:author="Angèle Dilu Keti" w:date="2020-10-21T18:52:00Z">
        <w:r w:rsidR="00392DAB" w:rsidRPr="00F42E52">
          <w:rPr>
            <w:rFonts w:eastAsia="Arial Unicode MS"/>
            <w:b/>
            <w:bCs/>
            <w:kern w:val="20"/>
            <w:u w:val="single"/>
          </w:rPr>
          <w:t>02</w:t>
        </w:r>
        <w:r w:rsidR="00392DAB" w:rsidRPr="00F42E52">
          <w:rPr>
            <w:rFonts w:eastAsia="Arial Unicode MS"/>
            <w:kern w:val="20"/>
            <w:u w:val="single"/>
          </w:rPr>
          <w:t xml:space="preserve"> :</w:t>
        </w:r>
      </w:ins>
      <w:r w:rsidR="00D71D0C" w:rsidRPr="00F42E52">
        <w:rPr>
          <w:rFonts w:eastAsia="Arial Unicode MS"/>
          <w:kern w:val="20"/>
        </w:rPr>
        <w:t xml:space="preserve"> Inscrire</w:t>
      </w:r>
      <w:r w:rsidRPr="00F42E52">
        <w:rPr>
          <w:rFonts w:eastAsia="Arial Unicode MS"/>
          <w:kern w:val="20"/>
        </w:rPr>
        <w:t xml:space="preserve"> le sexe du chef de ménage</w:t>
      </w:r>
      <w:r w:rsidR="005C5DF7" w:rsidRPr="00F42E52">
        <w:rPr>
          <w:rFonts w:eastAsia="Arial Unicode MS"/>
          <w:kern w:val="20"/>
        </w:rPr>
        <w:t xml:space="preserve"> </w:t>
      </w:r>
      <w:r w:rsidRPr="00F42E52">
        <w:rPr>
          <w:rFonts w:eastAsia="Arial Unicode MS"/>
          <w:kern w:val="20"/>
        </w:rPr>
        <w:t>en observant la personne, si elle est pré</w:t>
      </w:r>
      <w:r w:rsidR="00577FA6">
        <w:rPr>
          <w:rFonts w:eastAsia="Arial Unicode MS"/>
          <w:kern w:val="20"/>
        </w:rPr>
        <w:t xml:space="preserve">sente ou en posant de question </w:t>
      </w:r>
      <w:r w:rsidRPr="00F42E52">
        <w:rPr>
          <w:rFonts w:eastAsia="Arial Unicode MS"/>
          <w:kern w:val="20"/>
        </w:rPr>
        <w:t>si la personne est absente. Inscrire dans la case ‘</w:t>
      </w:r>
      <w:del w:id="504" w:author="Angèle Dilu Keti" w:date="2020-10-21T18:52:00Z">
        <w:r w:rsidRPr="00F42E52" w:rsidDel="00392DAB">
          <w:rPr>
            <w:rFonts w:eastAsia="Arial Unicode MS"/>
            <w:kern w:val="20"/>
          </w:rPr>
          <w:delText>M’ pour</w:delText>
        </w:r>
      </w:del>
      <w:ins w:id="505" w:author="Angèle Dilu Keti" w:date="2020-10-21T18:52:00Z">
        <w:r w:rsidR="00392DAB" w:rsidRPr="00F42E52">
          <w:rPr>
            <w:rFonts w:eastAsia="Arial Unicode MS"/>
            <w:kern w:val="20"/>
          </w:rPr>
          <w:t>M’pour</w:t>
        </w:r>
      </w:ins>
      <w:r w:rsidRPr="00F42E52">
        <w:rPr>
          <w:rFonts w:eastAsia="Arial Unicode MS"/>
          <w:kern w:val="20"/>
        </w:rPr>
        <w:t xml:space="preserve"> le sexe masculin et ‘F’ pour le sexe féminin.  </w:t>
      </w:r>
      <w:r w:rsidRPr="00577FA6">
        <w:rPr>
          <w:rFonts w:eastAsia="Arial Unicode MS"/>
          <w:color w:val="548DD4" w:themeColor="text2" w:themeTint="99"/>
          <w:kern w:val="20"/>
        </w:rPr>
        <w:t xml:space="preserve">Exemple : </w:t>
      </w:r>
      <w:r w:rsidRPr="00577FA6">
        <w:rPr>
          <w:rFonts w:eastAsia="Arial Unicode MS"/>
          <w:color w:val="548DD4" w:themeColor="text2" w:themeTint="99"/>
          <w:kern w:val="20"/>
          <w:u w:val="single"/>
        </w:rPr>
        <w:t xml:space="preserve">| </w:t>
      </w:r>
      <w:r w:rsidR="00577FA6" w:rsidRPr="00577FA6">
        <w:rPr>
          <w:rFonts w:eastAsia="Arial Unicode MS"/>
          <w:color w:val="548DD4" w:themeColor="text2" w:themeTint="99"/>
          <w:kern w:val="20"/>
          <w:u w:val="single"/>
        </w:rPr>
        <w:t>M</w:t>
      </w:r>
      <w:r w:rsidRPr="00577FA6">
        <w:rPr>
          <w:rFonts w:eastAsia="Arial Unicode MS"/>
          <w:color w:val="548DD4" w:themeColor="text2" w:themeTint="99"/>
          <w:kern w:val="20"/>
          <w:u w:val="single"/>
        </w:rPr>
        <w:t xml:space="preserve"> </w:t>
      </w:r>
      <w:del w:id="506" w:author="Angèle Dilu Keti" w:date="2020-10-21T18:52:00Z">
        <w:r w:rsidRPr="00577FA6" w:rsidDel="00392DAB">
          <w:rPr>
            <w:rFonts w:eastAsia="Arial Unicode MS"/>
            <w:color w:val="548DD4" w:themeColor="text2" w:themeTint="99"/>
            <w:kern w:val="20"/>
            <w:u w:val="single"/>
          </w:rPr>
          <w:delText>|</w:delText>
        </w:r>
        <w:r w:rsidR="00577FA6" w:rsidRPr="00577FA6" w:rsidDel="00392DAB">
          <w:rPr>
            <w:rFonts w:eastAsia="Arial Unicode MS"/>
            <w:color w:val="548DD4" w:themeColor="text2" w:themeTint="99"/>
            <w:kern w:val="20"/>
          </w:rPr>
          <w:delText xml:space="preserve"> ,</w:delText>
        </w:r>
      </w:del>
      <w:ins w:id="507" w:author="Angèle Dilu Keti" w:date="2020-10-21T18:52:00Z">
        <w:r w:rsidR="00392DAB" w:rsidRPr="00577FA6">
          <w:rPr>
            <w:rFonts w:eastAsia="Arial Unicode MS"/>
            <w:color w:val="548DD4" w:themeColor="text2" w:themeTint="99"/>
            <w:kern w:val="20"/>
            <w:u w:val="single"/>
          </w:rPr>
          <w:t>|</w:t>
        </w:r>
        <w:r w:rsidR="00392DAB" w:rsidRPr="00577FA6">
          <w:rPr>
            <w:rFonts w:eastAsia="Arial Unicode MS"/>
            <w:color w:val="548DD4" w:themeColor="text2" w:themeTint="99"/>
            <w:kern w:val="20"/>
          </w:rPr>
          <w:t>,</w:t>
        </w:r>
      </w:ins>
      <w:r w:rsidR="00577FA6" w:rsidRPr="00577FA6">
        <w:rPr>
          <w:rFonts w:eastAsia="Arial Unicode MS"/>
          <w:color w:val="548DD4" w:themeColor="text2" w:themeTint="99"/>
          <w:kern w:val="20"/>
        </w:rPr>
        <w:t xml:space="preserve"> si le chef de ménage est de sexe masculin.</w:t>
      </w:r>
    </w:p>
    <w:p w14:paraId="5F12BCC5" w14:textId="3F4F34DA" w:rsidR="00D71D0C" w:rsidRPr="00F42E52" w:rsidRDefault="00655FCC" w:rsidP="00305419">
      <w:pPr>
        <w:spacing w:before="120" w:line="276" w:lineRule="auto"/>
        <w:jc w:val="both"/>
        <w:rPr>
          <w:rFonts w:eastAsia="Arial Unicode MS"/>
          <w:kern w:val="20"/>
        </w:rPr>
      </w:pPr>
      <w:r w:rsidRPr="00F42E52">
        <w:rPr>
          <w:rFonts w:eastAsia="Arial Unicode MS"/>
          <w:b/>
          <w:bCs/>
          <w:kern w:val="20"/>
          <w:u w:val="single"/>
        </w:rPr>
        <w:t>PME0</w:t>
      </w:r>
      <w:r w:rsidR="00761288" w:rsidRPr="00F42E52">
        <w:rPr>
          <w:rFonts w:eastAsia="Arial Unicode MS"/>
          <w:b/>
          <w:bCs/>
          <w:kern w:val="20"/>
          <w:u w:val="single"/>
        </w:rPr>
        <w:t>3</w:t>
      </w:r>
      <w:r w:rsidR="00761288" w:rsidRPr="00F42E52">
        <w:rPr>
          <w:rFonts w:eastAsia="Arial Unicode MS"/>
          <w:b/>
          <w:bCs/>
          <w:kern w:val="20"/>
        </w:rPr>
        <w:t> :</w:t>
      </w:r>
      <w:r w:rsidR="003D1E4D" w:rsidRPr="00F42E52">
        <w:rPr>
          <w:rFonts w:eastAsia="Arial Unicode MS"/>
          <w:b/>
          <w:bCs/>
          <w:kern w:val="20"/>
        </w:rPr>
        <w:t xml:space="preserve"> </w:t>
      </w:r>
      <w:r w:rsidR="00761288" w:rsidRPr="00F42E52">
        <w:rPr>
          <w:rFonts w:eastAsia="Arial Unicode MS"/>
          <w:kern w:val="20"/>
        </w:rPr>
        <w:t xml:space="preserve">inscrire </w:t>
      </w:r>
      <w:r w:rsidR="00D71D0C" w:rsidRPr="00F42E52">
        <w:rPr>
          <w:rFonts w:eastAsia="Arial Unicode MS"/>
          <w:kern w:val="20"/>
        </w:rPr>
        <w:t>l’â</w:t>
      </w:r>
      <w:r w:rsidR="00761288" w:rsidRPr="00F42E52">
        <w:rPr>
          <w:rFonts w:eastAsia="Arial Unicode MS"/>
          <w:kern w:val="20"/>
        </w:rPr>
        <w:t xml:space="preserve">ge du chef de ménage </w:t>
      </w:r>
      <w:r w:rsidR="00D71D0C" w:rsidRPr="00F42E52">
        <w:rPr>
          <w:rFonts w:eastAsia="Arial Unicode MS"/>
          <w:kern w:val="20"/>
        </w:rPr>
        <w:t>en année révolue, c'est-à-dire en demandant son année de naissance et en vérifiant si l’individu a déjà fêté</w:t>
      </w:r>
      <w:r w:rsidR="00761288" w:rsidRPr="00F42E52">
        <w:rPr>
          <w:rFonts w:eastAsia="Arial Unicode MS"/>
          <w:kern w:val="20"/>
        </w:rPr>
        <w:t xml:space="preserve"> son anniversaire en </w:t>
      </w:r>
      <w:del w:id="508" w:author="Angèle Dilu Keti" w:date="2020-10-20T19:32:00Z">
        <w:r w:rsidR="00761288" w:rsidRPr="00F42E52" w:rsidDel="00E9087B">
          <w:rPr>
            <w:rFonts w:eastAsia="Arial Unicode MS"/>
            <w:kern w:val="20"/>
          </w:rPr>
          <w:delText>2017</w:delText>
        </w:r>
      </w:del>
      <w:ins w:id="509" w:author="Angèle Dilu Keti" w:date="2020-10-20T19:32:00Z">
        <w:r w:rsidR="00E9087B" w:rsidRPr="00F42E52">
          <w:rPr>
            <w:rFonts w:eastAsia="Arial Unicode MS"/>
            <w:kern w:val="20"/>
          </w:rPr>
          <w:t>20</w:t>
        </w:r>
        <w:r w:rsidR="00E9087B">
          <w:rPr>
            <w:rFonts w:eastAsia="Arial Unicode MS"/>
            <w:kern w:val="20"/>
          </w:rPr>
          <w:t>20</w:t>
        </w:r>
      </w:ins>
      <w:r w:rsidR="00D71D0C" w:rsidRPr="00F42E52">
        <w:rPr>
          <w:rFonts w:eastAsia="Arial Unicode MS"/>
          <w:kern w:val="20"/>
        </w:rPr>
        <w:t xml:space="preserve">. Lorsque l’âge est supérieur à 95ans, marqué 95. Lorsque l’âge n’est pas connu, mettre ‘98’ qui correspond à </w:t>
      </w:r>
      <w:r w:rsidR="003D1E4D" w:rsidRPr="00F42E52">
        <w:rPr>
          <w:rFonts w:eastAsia="Arial Unicode MS"/>
          <w:kern w:val="20"/>
        </w:rPr>
        <w:t>“Ne Sait Pas’’</w:t>
      </w:r>
      <w:r w:rsidR="00D71D0C" w:rsidRPr="00F42E52">
        <w:rPr>
          <w:rFonts w:eastAsia="Arial Unicode MS"/>
          <w:kern w:val="20"/>
        </w:rPr>
        <w:t xml:space="preserve"> (NSP). Toujours veiller à inscrire deux chiffres pour l’âge, chaque chiffre dans une case : par exemple </w:t>
      </w:r>
      <w:r w:rsidR="00B92B4F" w:rsidRPr="00F42E52">
        <w:rPr>
          <w:rFonts w:eastAsia="Arial Unicode MS"/>
          <w:kern w:val="20"/>
          <w:u w:val="single"/>
        </w:rPr>
        <w:t xml:space="preserve">| </w:t>
      </w:r>
      <w:r w:rsidR="00F9773B">
        <w:rPr>
          <w:rFonts w:eastAsia="Arial Unicode MS"/>
          <w:kern w:val="20"/>
          <w:u w:val="single"/>
        </w:rPr>
        <w:t>3</w:t>
      </w:r>
      <w:r w:rsidR="00B92B4F" w:rsidRPr="00F42E52">
        <w:rPr>
          <w:rFonts w:eastAsia="Arial Unicode MS"/>
          <w:kern w:val="20"/>
          <w:u w:val="single"/>
        </w:rPr>
        <w:t xml:space="preserve"> | </w:t>
      </w:r>
      <w:r w:rsidR="003D1E4D" w:rsidRPr="00F42E52">
        <w:rPr>
          <w:rFonts w:eastAsia="Arial Unicode MS"/>
          <w:kern w:val="20"/>
          <w:u w:val="single"/>
        </w:rPr>
        <w:t>9</w:t>
      </w:r>
      <w:r w:rsidR="00B92B4F" w:rsidRPr="00F42E52">
        <w:rPr>
          <w:rFonts w:eastAsia="Arial Unicode MS"/>
          <w:kern w:val="20"/>
          <w:u w:val="single"/>
        </w:rPr>
        <w:t xml:space="preserve"> |</w:t>
      </w:r>
      <w:r w:rsidR="00D71D0C" w:rsidRPr="00F42E52">
        <w:rPr>
          <w:rFonts w:eastAsia="Arial Unicode MS"/>
          <w:kern w:val="20"/>
        </w:rPr>
        <w:t xml:space="preserve"> ou </w:t>
      </w:r>
      <w:r w:rsidR="00B92B4F" w:rsidRPr="00F42E52">
        <w:rPr>
          <w:rFonts w:eastAsia="Arial Unicode MS"/>
          <w:kern w:val="20"/>
        </w:rPr>
        <w:t>|</w:t>
      </w:r>
      <w:r w:rsidR="00D71D0C" w:rsidRPr="00F42E52">
        <w:rPr>
          <w:rFonts w:eastAsia="Arial Unicode MS"/>
          <w:kern w:val="20"/>
          <w:u w:val="single"/>
        </w:rPr>
        <w:t>1</w:t>
      </w:r>
      <w:r w:rsidR="00B92B4F" w:rsidRPr="00F42E52">
        <w:rPr>
          <w:rFonts w:eastAsia="Arial Unicode MS"/>
          <w:kern w:val="20"/>
          <w:u w:val="single"/>
        </w:rPr>
        <w:t xml:space="preserve"> | </w:t>
      </w:r>
      <w:r w:rsidR="003D1E4D" w:rsidRPr="00F42E52">
        <w:rPr>
          <w:rFonts w:eastAsia="Arial Unicode MS"/>
          <w:kern w:val="20"/>
          <w:u w:val="single"/>
        </w:rPr>
        <w:t>8</w:t>
      </w:r>
      <w:r w:rsidR="00B92B4F" w:rsidRPr="00F42E52">
        <w:rPr>
          <w:rFonts w:eastAsia="Arial Unicode MS"/>
          <w:kern w:val="20"/>
          <w:u w:val="single"/>
        </w:rPr>
        <w:t xml:space="preserve"> |</w:t>
      </w:r>
      <w:r w:rsidR="00D71D0C" w:rsidRPr="00F42E52">
        <w:rPr>
          <w:rFonts w:eastAsia="Arial Unicode MS"/>
          <w:kern w:val="20"/>
        </w:rPr>
        <w:t xml:space="preserve"> ou encore </w:t>
      </w:r>
      <w:r w:rsidR="00B92B4F" w:rsidRPr="00F42E52">
        <w:rPr>
          <w:rFonts w:eastAsia="Arial Unicode MS"/>
          <w:kern w:val="20"/>
          <w:u w:val="single"/>
        </w:rPr>
        <w:t xml:space="preserve">| </w:t>
      </w:r>
      <w:r w:rsidR="00F9773B">
        <w:rPr>
          <w:rFonts w:eastAsia="Arial Unicode MS"/>
          <w:kern w:val="20"/>
          <w:u w:val="single"/>
        </w:rPr>
        <w:t>9</w:t>
      </w:r>
      <w:r w:rsidR="00B92B4F" w:rsidRPr="00F42E52">
        <w:rPr>
          <w:rFonts w:eastAsia="Arial Unicode MS"/>
          <w:kern w:val="20"/>
          <w:u w:val="single"/>
        </w:rPr>
        <w:t xml:space="preserve"> | </w:t>
      </w:r>
      <w:r w:rsidR="00F9773B">
        <w:rPr>
          <w:rFonts w:eastAsia="Arial Unicode MS"/>
          <w:kern w:val="20"/>
          <w:u w:val="single"/>
        </w:rPr>
        <w:t>8</w:t>
      </w:r>
      <w:r w:rsidR="00B92B4F" w:rsidRPr="00F42E52">
        <w:rPr>
          <w:rFonts w:eastAsia="Arial Unicode MS"/>
          <w:kern w:val="20"/>
          <w:u w:val="single"/>
        </w:rPr>
        <w:t xml:space="preserve"> |</w:t>
      </w:r>
      <w:r w:rsidR="00D71D0C" w:rsidRPr="00F42E52">
        <w:rPr>
          <w:rFonts w:eastAsia="Arial Unicode MS"/>
          <w:kern w:val="20"/>
        </w:rPr>
        <w:t>.</w:t>
      </w:r>
    </w:p>
    <w:p w14:paraId="6CE0B299" w14:textId="77777777" w:rsidR="00D71D0C" w:rsidRPr="00F42E52" w:rsidRDefault="00761288" w:rsidP="00305419">
      <w:pPr>
        <w:tabs>
          <w:tab w:val="left" w:pos="1440"/>
        </w:tabs>
        <w:spacing w:before="120" w:line="276" w:lineRule="auto"/>
        <w:jc w:val="both"/>
        <w:rPr>
          <w:rFonts w:eastAsia="Arial Unicode MS"/>
          <w:kern w:val="20"/>
        </w:rPr>
      </w:pPr>
      <w:r w:rsidRPr="00F42E52">
        <w:rPr>
          <w:rFonts w:eastAsia="Arial Unicode MS"/>
          <w:b/>
          <w:bCs/>
          <w:kern w:val="20"/>
          <w:u w:val="single"/>
        </w:rPr>
        <w:t>PM</w:t>
      </w:r>
      <w:r w:rsidR="00B942A8" w:rsidRPr="00F42E52">
        <w:rPr>
          <w:rFonts w:eastAsia="Arial Unicode MS"/>
          <w:b/>
          <w:bCs/>
          <w:kern w:val="20"/>
          <w:u w:val="single"/>
        </w:rPr>
        <w:t>E04</w:t>
      </w:r>
      <w:r w:rsidR="00B942A8" w:rsidRPr="00F42E52">
        <w:rPr>
          <w:rFonts w:eastAsia="Arial Unicode MS"/>
          <w:b/>
          <w:bCs/>
          <w:kern w:val="20"/>
        </w:rPr>
        <w:t> :</w:t>
      </w:r>
      <w:r w:rsidR="003D1E4D" w:rsidRPr="00F42E52">
        <w:rPr>
          <w:rFonts w:eastAsia="Arial Unicode MS"/>
          <w:b/>
          <w:bCs/>
          <w:kern w:val="20"/>
        </w:rPr>
        <w:t xml:space="preserve"> </w:t>
      </w:r>
      <w:r w:rsidR="00B942A8" w:rsidRPr="00F42E52">
        <w:rPr>
          <w:rFonts w:eastAsia="Arial Unicode MS"/>
          <w:kern w:val="20"/>
        </w:rPr>
        <w:t xml:space="preserve">inscrire en deux chiffres le nombre </w:t>
      </w:r>
      <w:r w:rsidR="00A01B0F" w:rsidRPr="00F42E52">
        <w:rPr>
          <w:rFonts w:eastAsia="Arial Unicode MS"/>
          <w:kern w:val="20"/>
        </w:rPr>
        <w:t xml:space="preserve">total </w:t>
      </w:r>
      <w:r w:rsidR="00B942A8" w:rsidRPr="00F42E52">
        <w:rPr>
          <w:rFonts w:eastAsia="Arial Unicode MS"/>
          <w:kern w:val="20"/>
        </w:rPr>
        <w:t xml:space="preserve">de personnes qui habitent le ménage, chaque chiffre dans une case. </w:t>
      </w:r>
      <w:r w:rsidR="00B942A8" w:rsidRPr="00F9773B">
        <w:rPr>
          <w:rFonts w:eastAsia="Arial Unicode MS"/>
          <w:color w:val="548DD4" w:themeColor="text2" w:themeTint="99"/>
          <w:kern w:val="20"/>
        </w:rPr>
        <w:t>Ex :</w:t>
      </w:r>
      <w:r w:rsidR="00B942A8" w:rsidRPr="00F9773B">
        <w:rPr>
          <w:rFonts w:eastAsia="Arial Unicode MS"/>
          <w:color w:val="548DD4" w:themeColor="text2" w:themeTint="99"/>
          <w:kern w:val="20"/>
          <w:u w:val="single"/>
        </w:rPr>
        <w:t>| 0 | 7</w:t>
      </w:r>
      <w:r w:rsidR="00B92B4F" w:rsidRPr="00F9773B">
        <w:rPr>
          <w:rFonts w:eastAsia="Arial Unicode MS"/>
          <w:color w:val="548DD4" w:themeColor="text2" w:themeTint="99"/>
          <w:kern w:val="20"/>
          <w:u w:val="single"/>
        </w:rPr>
        <w:t>|</w:t>
      </w:r>
      <w:r w:rsidR="00F9773B" w:rsidRPr="00F9773B">
        <w:rPr>
          <w:rFonts w:eastAsia="Arial Unicode MS"/>
          <w:color w:val="548DD4" w:themeColor="text2" w:themeTint="99"/>
          <w:kern w:val="20"/>
        </w:rPr>
        <w:t>, si le ménage compte sept membres y compris le chef du ménage</w:t>
      </w:r>
      <w:r w:rsidR="00F9773B">
        <w:rPr>
          <w:rFonts w:eastAsia="Arial Unicode MS"/>
          <w:color w:val="548DD4" w:themeColor="text2" w:themeTint="99"/>
          <w:kern w:val="20"/>
        </w:rPr>
        <w:t>.</w:t>
      </w:r>
    </w:p>
    <w:p w14:paraId="03307A0B" w14:textId="77777777" w:rsidR="00824C36" w:rsidRDefault="00B942A8" w:rsidP="00305419">
      <w:pPr>
        <w:spacing w:before="120" w:line="276" w:lineRule="auto"/>
        <w:jc w:val="both"/>
        <w:rPr>
          <w:rFonts w:eastAsia="Arial Unicode MS"/>
          <w:kern w:val="20"/>
        </w:rPr>
      </w:pPr>
      <w:r w:rsidRPr="00F42E52">
        <w:rPr>
          <w:rFonts w:eastAsia="Arial Unicode MS"/>
          <w:b/>
          <w:bCs/>
          <w:kern w:val="20"/>
          <w:u w:val="single"/>
        </w:rPr>
        <w:t>PME05</w:t>
      </w:r>
      <w:r w:rsidRPr="00F42E52">
        <w:rPr>
          <w:rFonts w:eastAsia="Arial Unicode MS"/>
          <w:b/>
          <w:bCs/>
          <w:kern w:val="20"/>
        </w:rPr>
        <w:t> :</w:t>
      </w:r>
      <w:r w:rsidR="003D1E4D" w:rsidRPr="00F42E52">
        <w:rPr>
          <w:rFonts w:eastAsia="Arial Unicode MS"/>
          <w:b/>
          <w:bCs/>
          <w:kern w:val="20"/>
        </w:rPr>
        <w:t xml:space="preserve"> </w:t>
      </w:r>
      <w:r w:rsidR="00A01B0F" w:rsidRPr="00F42E52">
        <w:rPr>
          <w:rFonts w:eastAsia="Arial Unicode MS"/>
          <w:kern w:val="20"/>
        </w:rPr>
        <w:t xml:space="preserve">inscrire en </w:t>
      </w:r>
      <w:r w:rsidR="00BB0F8B">
        <w:rPr>
          <w:rFonts w:eastAsia="Arial Unicode MS"/>
          <w:kern w:val="20"/>
        </w:rPr>
        <w:t>un chiffre</w:t>
      </w:r>
      <w:r w:rsidR="00A01B0F" w:rsidRPr="00F42E52">
        <w:rPr>
          <w:rFonts w:eastAsia="Arial Unicode MS"/>
          <w:kern w:val="20"/>
        </w:rPr>
        <w:t xml:space="preserve"> le nombre total </w:t>
      </w:r>
      <w:r w:rsidRPr="00F42E52">
        <w:rPr>
          <w:rFonts w:eastAsia="Arial Unicode MS"/>
          <w:kern w:val="20"/>
        </w:rPr>
        <w:t xml:space="preserve">d’enfants </w:t>
      </w:r>
      <w:r w:rsidR="00C62A04" w:rsidRPr="00F42E52">
        <w:rPr>
          <w:rFonts w:eastAsia="Arial Unicode MS"/>
          <w:kern w:val="20"/>
        </w:rPr>
        <w:t>âgés</w:t>
      </w:r>
      <w:r w:rsidRPr="00F42E52">
        <w:rPr>
          <w:rFonts w:eastAsia="Arial Unicode MS"/>
          <w:kern w:val="20"/>
        </w:rPr>
        <w:t xml:space="preserve"> de 6 à 59 mois habitant</w:t>
      </w:r>
      <w:r w:rsidR="00A01B0F" w:rsidRPr="00F42E52">
        <w:rPr>
          <w:rFonts w:eastAsia="Arial Unicode MS"/>
          <w:kern w:val="20"/>
        </w:rPr>
        <w:t xml:space="preserve"> dans</w:t>
      </w:r>
      <w:r w:rsidRPr="00F42E52">
        <w:rPr>
          <w:rFonts w:eastAsia="Arial Unicode MS"/>
          <w:kern w:val="20"/>
        </w:rPr>
        <w:t xml:space="preserve"> le </w:t>
      </w:r>
      <w:r w:rsidR="00A01B0F" w:rsidRPr="00F42E52">
        <w:rPr>
          <w:rFonts w:eastAsia="Arial Unicode MS"/>
          <w:kern w:val="20"/>
        </w:rPr>
        <w:t>ménage.</w:t>
      </w:r>
      <w:r w:rsidR="00824C36">
        <w:rPr>
          <w:rFonts w:eastAsia="Arial Unicode MS"/>
          <w:kern w:val="20"/>
        </w:rPr>
        <w:t xml:space="preserve"> </w:t>
      </w:r>
    </w:p>
    <w:p w14:paraId="75C69F2E" w14:textId="77777777" w:rsidR="00D71D0C" w:rsidRPr="00F42E52" w:rsidRDefault="00824C36" w:rsidP="00305419">
      <w:pPr>
        <w:spacing w:before="120" w:line="276" w:lineRule="auto"/>
        <w:jc w:val="both"/>
        <w:rPr>
          <w:rFonts w:eastAsia="Arial Unicode MS"/>
          <w:b/>
          <w:bCs/>
          <w:kern w:val="20"/>
          <w:u w:val="single"/>
        </w:rPr>
      </w:pPr>
      <w:r>
        <w:rPr>
          <w:rFonts w:eastAsia="Arial Unicode MS"/>
          <w:kern w:val="20"/>
        </w:rPr>
        <w:t xml:space="preserve">NB : Le nombre d’enfants doit être déduit du nombre total de membre du ménage. </w:t>
      </w:r>
    </w:p>
    <w:p w14:paraId="5FD5A7D7" w14:textId="4FED555A" w:rsidR="00D71D0C" w:rsidRPr="00F42E52" w:rsidRDefault="00C62A04" w:rsidP="00305419">
      <w:pPr>
        <w:spacing w:before="120" w:line="276" w:lineRule="auto"/>
        <w:jc w:val="both"/>
        <w:rPr>
          <w:rFonts w:eastAsia="Arial Unicode MS"/>
          <w:kern w:val="20"/>
        </w:rPr>
      </w:pPr>
      <w:r w:rsidRPr="00F42E52">
        <w:rPr>
          <w:rFonts w:eastAsia="Arial Unicode MS"/>
          <w:b/>
          <w:bCs/>
          <w:kern w:val="20"/>
          <w:u w:val="single"/>
        </w:rPr>
        <w:t>PME</w:t>
      </w:r>
      <w:del w:id="510" w:author="Angèle Dilu Keti" w:date="2020-10-21T18:52:00Z">
        <w:r w:rsidRPr="00F42E52" w:rsidDel="00392DAB">
          <w:rPr>
            <w:rFonts w:eastAsia="Arial Unicode MS"/>
            <w:b/>
            <w:bCs/>
            <w:kern w:val="20"/>
            <w:u w:val="single"/>
          </w:rPr>
          <w:delText>06</w:delText>
        </w:r>
        <w:r w:rsidR="00D71D0C" w:rsidRPr="00F42E52" w:rsidDel="00392DAB">
          <w:rPr>
            <w:rFonts w:eastAsia="Arial Unicode MS"/>
            <w:kern w:val="20"/>
            <w:u w:val="single"/>
          </w:rPr>
          <w:delText>:</w:delText>
        </w:r>
      </w:del>
      <w:ins w:id="511" w:author="Angèle Dilu Keti" w:date="2020-10-21T18:52:00Z">
        <w:r w:rsidR="00392DAB" w:rsidRPr="00F42E52">
          <w:rPr>
            <w:rFonts w:eastAsia="Arial Unicode MS"/>
            <w:b/>
            <w:bCs/>
            <w:kern w:val="20"/>
            <w:u w:val="single"/>
          </w:rPr>
          <w:t>06</w:t>
        </w:r>
        <w:r w:rsidR="00392DAB" w:rsidRPr="00F42E52">
          <w:rPr>
            <w:rFonts w:eastAsia="Arial Unicode MS"/>
            <w:kern w:val="20"/>
            <w:u w:val="single"/>
          </w:rPr>
          <w:t xml:space="preserve"> :</w:t>
        </w:r>
      </w:ins>
      <w:r w:rsidR="00D71D0C" w:rsidRPr="00F42E52">
        <w:rPr>
          <w:rFonts w:eastAsia="Arial Unicode MS"/>
          <w:kern w:val="20"/>
        </w:rPr>
        <w:t xml:space="preserve"> Enregistrer le niveau d’instruction actuel (le plus élevé</w:t>
      </w:r>
      <w:r w:rsidRPr="00F42E52">
        <w:rPr>
          <w:rFonts w:eastAsia="Arial Unicode MS"/>
          <w:kern w:val="20"/>
        </w:rPr>
        <w:t>) du chef de ménage</w:t>
      </w:r>
      <w:r w:rsidR="00D71D0C" w:rsidRPr="00F42E52">
        <w:rPr>
          <w:rFonts w:eastAsia="Arial Unicode MS"/>
          <w:kern w:val="20"/>
        </w:rPr>
        <w:t xml:space="preserve"> en se référant aux propositions de réponses faites soit ‘1’ pour Sans niveau, ‘2’ pour </w:t>
      </w:r>
      <w:del w:id="512" w:author="Angèle Dilu Keti" w:date="2020-10-21T18:54:00Z">
        <w:r w:rsidR="00D71D0C" w:rsidRPr="00F42E52" w:rsidDel="00392DAB">
          <w:rPr>
            <w:rFonts w:eastAsia="Arial Unicode MS"/>
            <w:kern w:val="20"/>
          </w:rPr>
          <w:delText>Primaire,  ‘</w:delText>
        </w:r>
      </w:del>
      <w:ins w:id="513" w:author="Angèle Dilu Keti" w:date="2020-10-21T18:54:00Z">
        <w:r w:rsidR="00392DAB" w:rsidRPr="00F42E52">
          <w:rPr>
            <w:rFonts w:eastAsia="Arial Unicode MS"/>
            <w:kern w:val="20"/>
          </w:rPr>
          <w:t>Primaire, ‘</w:t>
        </w:r>
      </w:ins>
      <w:r w:rsidR="00D71D0C" w:rsidRPr="00F42E52">
        <w:rPr>
          <w:rFonts w:eastAsia="Arial Unicode MS"/>
          <w:kern w:val="20"/>
        </w:rPr>
        <w:t xml:space="preserve">3’ pour </w:t>
      </w:r>
      <w:r w:rsidR="00B92B4F" w:rsidRPr="00F42E52">
        <w:rPr>
          <w:rFonts w:eastAsia="Arial Unicode MS"/>
          <w:kern w:val="20"/>
        </w:rPr>
        <w:t>S</w:t>
      </w:r>
      <w:r w:rsidR="00D71D0C" w:rsidRPr="00F42E52">
        <w:rPr>
          <w:rFonts w:eastAsia="Arial Unicode MS"/>
          <w:kern w:val="20"/>
        </w:rPr>
        <w:t xml:space="preserve">econdaire et 4 pour Supérieur. </w:t>
      </w:r>
      <w:r w:rsidR="00D71D0C" w:rsidRPr="00F42E52">
        <w:rPr>
          <w:rFonts w:eastAsia="Arial Unicode MS"/>
          <w:b/>
          <w:kern w:val="20"/>
        </w:rPr>
        <w:t>Ne jamais suggérer la réponse au</w:t>
      </w:r>
      <w:r w:rsidR="00B92B4F" w:rsidRPr="00F42E52">
        <w:rPr>
          <w:rFonts w:eastAsia="Arial Unicode MS"/>
          <w:b/>
          <w:kern w:val="20"/>
        </w:rPr>
        <w:t>x</w:t>
      </w:r>
      <w:r w:rsidR="00D71D0C" w:rsidRPr="00F42E52">
        <w:rPr>
          <w:rFonts w:eastAsia="Arial Unicode MS"/>
          <w:b/>
          <w:kern w:val="20"/>
        </w:rPr>
        <w:t xml:space="preserve"> enquêté</w:t>
      </w:r>
      <w:r w:rsidR="00B92B4F" w:rsidRPr="00F42E52">
        <w:rPr>
          <w:rFonts w:eastAsia="Arial Unicode MS"/>
          <w:b/>
          <w:kern w:val="20"/>
        </w:rPr>
        <w:t>s</w:t>
      </w:r>
      <w:r w:rsidR="00D71D0C" w:rsidRPr="00F42E52">
        <w:rPr>
          <w:rFonts w:eastAsia="Arial Unicode MS"/>
          <w:kern w:val="20"/>
        </w:rPr>
        <w:t>. Plutôt aider à comprendre la réponse, puis ins</w:t>
      </w:r>
      <w:r w:rsidR="00B92B4F" w:rsidRPr="00F42E52">
        <w:rPr>
          <w:rFonts w:eastAsia="Arial Unicode MS"/>
          <w:kern w:val="20"/>
        </w:rPr>
        <w:t xml:space="preserve">crire le chiffre correspondant </w:t>
      </w:r>
      <w:r w:rsidR="00D71D0C" w:rsidRPr="00F42E52">
        <w:rPr>
          <w:rFonts w:eastAsia="Arial Unicode MS"/>
          <w:kern w:val="20"/>
        </w:rPr>
        <w:t xml:space="preserve">dans la case. Les personnes qui n’ont jamais fréquenté, celles ayant </w:t>
      </w:r>
      <w:del w:id="514" w:author="Angèle Dilu Keti" w:date="2020-10-21T18:55:00Z">
        <w:r w:rsidR="00D71D0C" w:rsidRPr="00F42E52" w:rsidDel="00392DAB">
          <w:rPr>
            <w:rFonts w:eastAsia="Arial Unicode MS"/>
            <w:kern w:val="20"/>
          </w:rPr>
          <w:delText>le niveau maternelle</w:delText>
        </w:r>
      </w:del>
      <w:ins w:id="515" w:author="Angèle Dilu Keti" w:date="2020-10-21T18:55:00Z">
        <w:r w:rsidR="00392DAB" w:rsidRPr="00F42E52">
          <w:rPr>
            <w:rFonts w:eastAsia="Arial Unicode MS"/>
            <w:kern w:val="20"/>
          </w:rPr>
          <w:t>le niveau maternel</w:t>
        </w:r>
      </w:ins>
      <w:r w:rsidR="00D71D0C" w:rsidRPr="00F42E52">
        <w:rPr>
          <w:rFonts w:eastAsia="Arial Unicode MS"/>
          <w:kern w:val="20"/>
        </w:rPr>
        <w:t xml:space="preserve"> et celles n’ayant jamais fait une école conventionnelle seront notées </w:t>
      </w:r>
      <w:r w:rsidR="00B92B4F" w:rsidRPr="00F42E52">
        <w:rPr>
          <w:rFonts w:eastAsia="Arial Unicode MS"/>
          <w:kern w:val="20"/>
        </w:rPr>
        <w:t>‘1’</w:t>
      </w:r>
      <w:r w:rsidR="00994FC8" w:rsidRPr="00F42E52">
        <w:rPr>
          <w:rFonts w:eastAsia="Arial Unicode MS"/>
          <w:kern w:val="20"/>
        </w:rPr>
        <w:t xml:space="preserve"> </w:t>
      </w:r>
      <w:r w:rsidR="00B92B4F" w:rsidRPr="00F42E52">
        <w:rPr>
          <w:rFonts w:eastAsia="Arial Unicode MS"/>
          <w:kern w:val="20"/>
        </w:rPr>
        <w:t xml:space="preserve">(c’est-à-dire </w:t>
      </w:r>
      <w:r w:rsidR="00D71D0C" w:rsidRPr="00F42E52">
        <w:rPr>
          <w:rFonts w:eastAsia="Arial Unicode MS"/>
          <w:kern w:val="20"/>
        </w:rPr>
        <w:t>« Sans niveau »</w:t>
      </w:r>
      <w:del w:id="516" w:author="Angèle Dilu Keti" w:date="2020-10-21T18:52:00Z">
        <w:r w:rsidR="00B92B4F" w:rsidRPr="00F42E52" w:rsidDel="00392DAB">
          <w:rPr>
            <w:rFonts w:eastAsia="Arial Unicode MS"/>
            <w:kern w:val="20"/>
          </w:rPr>
          <w:delText>)</w:delText>
        </w:r>
        <w:r w:rsidR="00D71D0C" w:rsidRPr="00F42E52" w:rsidDel="00392DAB">
          <w:rPr>
            <w:rFonts w:eastAsia="Arial Unicode MS"/>
            <w:kern w:val="20"/>
          </w:rPr>
          <w:delText>;</w:delText>
        </w:r>
      </w:del>
      <w:ins w:id="517" w:author="Angèle Dilu Keti" w:date="2020-10-21T18:52:00Z">
        <w:r w:rsidR="00392DAB" w:rsidRPr="00F42E52">
          <w:rPr>
            <w:rFonts w:eastAsia="Arial Unicode MS"/>
            <w:kern w:val="20"/>
          </w:rPr>
          <w:t>) ;</w:t>
        </w:r>
      </w:ins>
      <w:r w:rsidR="00D71D0C" w:rsidRPr="00F42E52">
        <w:rPr>
          <w:rFonts w:eastAsia="Arial Unicode MS"/>
          <w:kern w:val="20"/>
        </w:rPr>
        <w:t xml:space="preserve"> celles ayant un niveau post primaire seront classés dans la </w:t>
      </w:r>
      <w:del w:id="518" w:author="Angèle Dilu Keti" w:date="2020-10-21T18:54:00Z">
        <w:r w:rsidR="00D71D0C" w:rsidRPr="00F42E52" w:rsidDel="00392DAB">
          <w:rPr>
            <w:rFonts w:eastAsia="Arial Unicode MS"/>
            <w:kern w:val="20"/>
          </w:rPr>
          <w:delText>modalité«</w:delText>
        </w:r>
      </w:del>
      <w:ins w:id="519" w:author="Angèle Dilu Keti" w:date="2020-10-21T18:54:00Z">
        <w:r w:rsidR="00392DAB" w:rsidRPr="00F42E52">
          <w:rPr>
            <w:rFonts w:eastAsia="Arial Unicode MS"/>
            <w:kern w:val="20"/>
          </w:rPr>
          <w:t>modalité «</w:t>
        </w:r>
      </w:ins>
      <w:r w:rsidR="00D71D0C" w:rsidRPr="00F42E52">
        <w:rPr>
          <w:rFonts w:eastAsia="Arial Unicode MS"/>
          <w:kern w:val="20"/>
        </w:rPr>
        <w:t xml:space="preserve"> Primaire </w:t>
      </w:r>
      <w:del w:id="520" w:author="Angèle Dilu Keti" w:date="2020-10-21T18:55:00Z">
        <w:r w:rsidR="00D71D0C" w:rsidRPr="00F42E52" w:rsidDel="00392DAB">
          <w:rPr>
            <w:rFonts w:eastAsia="Arial Unicode MS"/>
            <w:kern w:val="20"/>
          </w:rPr>
          <w:delText>»;</w:delText>
        </w:r>
      </w:del>
      <w:ins w:id="521" w:author="Angèle Dilu Keti" w:date="2020-10-21T18:55:00Z">
        <w:r w:rsidR="00392DAB" w:rsidRPr="00F42E52">
          <w:rPr>
            <w:rFonts w:eastAsia="Arial Unicode MS"/>
            <w:kern w:val="20"/>
          </w:rPr>
          <w:t>» ;</w:t>
        </w:r>
      </w:ins>
      <w:r w:rsidR="00D71D0C" w:rsidRPr="00F42E52">
        <w:rPr>
          <w:rFonts w:eastAsia="Arial Unicode MS"/>
          <w:kern w:val="20"/>
        </w:rPr>
        <w:t xml:space="preserve"> </w:t>
      </w:r>
    </w:p>
    <w:p w14:paraId="2294C4E4" w14:textId="0CAF1CBC" w:rsidR="00D71D0C" w:rsidRDefault="00C62A04" w:rsidP="00305419">
      <w:pPr>
        <w:spacing w:before="120" w:line="276" w:lineRule="auto"/>
        <w:jc w:val="both"/>
        <w:rPr>
          <w:rFonts w:eastAsia="Arial Unicode MS"/>
          <w:kern w:val="20"/>
        </w:rPr>
      </w:pPr>
      <w:r w:rsidRPr="00F42E52">
        <w:rPr>
          <w:rFonts w:eastAsia="Arial Unicode MS"/>
          <w:b/>
          <w:bCs/>
          <w:kern w:val="20"/>
          <w:u w:val="single"/>
        </w:rPr>
        <w:t>PME</w:t>
      </w:r>
      <w:del w:id="522" w:author="Angèle Dilu Keti" w:date="2020-10-21T18:52:00Z">
        <w:r w:rsidRPr="00F42E52" w:rsidDel="00392DAB">
          <w:rPr>
            <w:rFonts w:eastAsia="Arial Unicode MS"/>
            <w:b/>
            <w:bCs/>
            <w:kern w:val="20"/>
            <w:u w:val="single"/>
          </w:rPr>
          <w:delText>07</w:delText>
        </w:r>
        <w:r w:rsidR="00D71D0C" w:rsidRPr="00F42E52" w:rsidDel="00392DAB">
          <w:rPr>
            <w:rFonts w:eastAsia="Arial Unicode MS"/>
            <w:kern w:val="20"/>
            <w:u w:val="single"/>
          </w:rPr>
          <w:delText>:</w:delText>
        </w:r>
      </w:del>
      <w:ins w:id="523" w:author="Angèle Dilu Keti" w:date="2020-10-21T18:52:00Z">
        <w:r w:rsidR="00392DAB" w:rsidRPr="00F42E52">
          <w:rPr>
            <w:rFonts w:eastAsia="Arial Unicode MS"/>
            <w:b/>
            <w:bCs/>
            <w:kern w:val="20"/>
            <w:u w:val="single"/>
          </w:rPr>
          <w:t>07</w:t>
        </w:r>
        <w:r w:rsidR="00392DAB" w:rsidRPr="00F42E52">
          <w:rPr>
            <w:rFonts w:eastAsia="Arial Unicode MS"/>
            <w:kern w:val="20"/>
            <w:u w:val="single"/>
          </w:rPr>
          <w:t xml:space="preserve"> :</w:t>
        </w:r>
      </w:ins>
      <w:r w:rsidR="00D71D0C" w:rsidRPr="00F42E52">
        <w:rPr>
          <w:rFonts w:eastAsia="Arial Unicode MS"/>
          <w:kern w:val="20"/>
        </w:rPr>
        <w:t xml:space="preserve"> Reche</w:t>
      </w:r>
      <w:r w:rsidRPr="00F42E52">
        <w:rPr>
          <w:rFonts w:eastAsia="Arial Unicode MS"/>
          <w:kern w:val="20"/>
        </w:rPr>
        <w:t>rcher la profession du chef de ménage</w:t>
      </w:r>
      <w:r w:rsidR="00D71D0C" w:rsidRPr="00F42E52">
        <w:rPr>
          <w:rFonts w:eastAsia="Arial Unicode MS"/>
          <w:kern w:val="20"/>
        </w:rPr>
        <w:t>, et transcrire sur la fiche le code à un chiffre correspondant à la réponse de l’enquêté sur l</w:t>
      </w:r>
      <w:r w:rsidRPr="00F42E52">
        <w:rPr>
          <w:rFonts w:eastAsia="Arial Unicode MS"/>
          <w:kern w:val="20"/>
        </w:rPr>
        <w:t>a fiche de collecte</w:t>
      </w:r>
      <w:r w:rsidR="00994FC8" w:rsidRPr="00F42E52">
        <w:rPr>
          <w:rFonts w:eastAsia="Arial Unicode MS"/>
          <w:kern w:val="20"/>
        </w:rPr>
        <w:t xml:space="preserve"> </w:t>
      </w:r>
      <w:r w:rsidRPr="00F42E52">
        <w:rPr>
          <w:rFonts w:eastAsia="Arial Unicode MS"/>
          <w:kern w:val="20"/>
        </w:rPr>
        <w:t>en se référant aux propositions de réponses faites soit ‘1’ pour Cadre, ‘2’ pour Employé/</w:t>
      </w:r>
      <w:r w:rsidR="006962D9" w:rsidRPr="00F42E52">
        <w:rPr>
          <w:rFonts w:eastAsia="Arial Unicode MS"/>
          <w:kern w:val="20"/>
        </w:rPr>
        <w:t>manœuvre</w:t>
      </w:r>
      <w:r w:rsidR="00C575C5">
        <w:rPr>
          <w:rFonts w:eastAsia="Arial Unicode MS"/>
          <w:kern w:val="20"/>
        </w:rPr>
        <w:t>,</w:t>
      </w:r>
      <w:r w:rsidRPr="00F42E52">
        <w:rPr>
          <w:rFonts w:eastAsia="Arial Unicode MS"/>
          <w:kern w:val="20"/>
        </w:rPr>
        <w:t xml:space="preserve"> ‘3’ pour Employeur/</w:t>
      </w:r>
      <w:del w:id="524" w:author="Angèle Dilu Keti" w:date="2020-10-21T18:54:00Z">
        <w:r w:rsidRPr="00F42E52" w:rsidDel="00392DAB">
          <w:rPr>
            <w:rFonts w:eastAsia="Arial Unicode MS"/>
            <w:kern w:val="20"/>
          </w:rPr>
          <w:delText>Patron ,</w:delText>
        </w:r>
      </w:del>
      <w:ins w:id="525" w:author="Angèle Dilu Keti" w:date="2020-10-21T18:54:00Z">
        <w:r w:rsidR="00392DAB" w:rsidRPr="00F42E52">
          <w:rPr>
            <w:rFonts w:eastAsia="Arial Unicode MS"/>
            <w:kern w:val="20"/>
          </w:rPr>
          <w:t>Patron,</w:t>
        </w:r>
      </w:ins>
      <w:r w:rsidR="00C575C5">
        <w:rPr>
          <w:rFonts w:eastAsia="Arial Unicode MS"/>
          <w:kern w:val="20"/>
        </w:rPr>
        <w:t xml:space="preserve"> </w:t>
      </w:r>
      <w:r w:rsidRPr="00F42E52">
        <w:rPr>
          <w:rFonts w:eastAsia="Arial Unicode MS"/>
          <w:kern w:val="20"/>
        </w:rPr>
        <w:t>‘4’ pour Propre compte,</w:t>
      </w:r>
      <w:r w:rsidR="00C575C5">
        <w:rPr>
          <w:rFonts w:eastAsia="Arial Unicode MS"/>
          <w:kern w:val="20"/>
        </w:rPr>
        <w:t xml:space="preserve"> </w:t>
      </w:r>
      <w:r w:rsidRPr="00F42E52">
        <w:rPr>
          <w:rFonts w:eastAsia="Arial Unicode MS"/>
          <w:kern w:val="20"/>
        </w:rPr>
        <w:t>‘5’ pour Apprenti/aide familial</w:t>
      </w:r>
      <w:r w:rsidR="00675855" w:rsidRPr="00F42E52">
        <w:rPr>
          <w:rFonts w:eastAsia="Arial Unicode MS"/>
          <w:kern w:val="20"/>
        </w:rPr>
        <w:t>,</w:t>
      </w:r>
      <w:r w:rsidR="00C575C5">
        <w:rPr>
          <w:rFonts w:eastAsia="Arial Unicode MS"/>
          <w:kern w:val="20"/>
        </w:rPr>
        <w:t xml:space="preserve"> </w:t>
      </w:r>
      <w:r w:rsidR="00675855" w:rsidRPr="00F42E52">
        <w:rPr>
          <w:rFonts w:eastAsia="Arial Unicode MS"/>
          <w:kern w:val="20"/>
        </w:rPr>
        <w:t>‘6</w:t>
      </w:r>
      <w:r w:rsidRPr="00F42E52">
        <w:rPr>
          <w:rFonts w:eastAsia="Arial Unicode MS"/>
          <w:kern w:val="20"/>
        </w:rPr>
        <w:t>’</w:t>
      </w:r>
      <w:r w:rsidR="00675855" w:rsidRPr="00F42E52">
        <w:rPr>
          <w:rFonts w:eastAsia="Arial Unicode MS"/>
          <w:kern w:val="20"/>
        </w:rPr>
        <w:t xml:space="preserve"> pour Elève/étudiant, ‘7</w:t>
      </w:r>
      <w:r w:rsidRPr="00F42E52">
        <w:rPr>
          <w:rFonts w:eastAsia="Arial Unicode MS"/>
          <w:kern w:val="20"/>
        </w:rPr>
        <w:t>’</w:t>
      </w:r>
      <w:r w:rsidR="00675855" w:rsidRPr="00F42E52">
        <w:rPr>
          <w:rFonts w:eastAsia="Arial Unicode MS"/>
          <w:kern w:val="20"/>
        </w:rPr>
        <w:t xml:space="preserve"> pour </w:t>
      </w:r>
      <w:r w:rsidR="00FE5713" w:rsidRPr="00F42E52">
        <w:rPr>
          <w:rFonts w:eastAsia="Arial Unicode MS"/>
          <w:kern w:val="20"/>
        </w:rPr>
        <w:t>Chômeur</w:t>
      </w:r>
      <w:r w:rsidR="00675855" w:rsidRPr="00F42E52">
        <w:rPr>
          <w:rFonts w:eastAsia="Arial Unicode MS"/>
          <w:kern w:val="20"/>
        </w:rPr>
        <w:t>/inactif/femme au foyer et ‘8</w:t>
      </w:r>
      <w:r w:rsidRPr="00F42E52">
        <w:rPr>
          <w:rFonts w:eastAsia="Arial Unicode MS"/>
          <w:kern w:val="20"/>
        </w:rPr>
        <w:t>’</w:t>
      </w:r>
      <w:r w:rsidR="00675855" w:rsidRPr="00F42E52">
        <w:rPr>
          <w:rFonts w:eastAsia="Arial Unicode MS"/>
          <w:kern w:val="20"/>
        </w:rPr>
        <w:t xml:space="preserve"> pour Autres à préciser.</w:t>
      </w:r>
    </w:p>
    <w:p w14:paraId="405213E1" w14:textId="77777777" w:rsidR="00BB0F8B" w:rsidRPr="00592E8C" w:rsidRDefault="00BB0F8B" w:rsidP="00305419">
      <w:pPr>
        <w:spacing w:before="120" w:line="276" w:lineRule="auto"/>
        <w:jc w:val="both"/>
        <w:rPr>
          <w:rFonts w:eastAsia="Arial Unicode MS"/>
          <w:b/>
          <w:color w:val="FF0000"/>
          <w:kern w:val="20"/>
        </w:rPr>
      </w:pPr>
      <w:r w:rsidRPr="00592E8C">
        <w:rPr>
          <w:rFonts w:eastAsia="Arial Unicode MS"/>
          <w:b/>
          <w:color w:val="FF0000"/>
          <w:kern w:val="20"/>
        </w:rPr>
        <w:t xml:space="preserve">Arrêter ici l'interview dans le ménage, remercier le répondant et aller dans le ménage suivant (selon l'ordre de tirage) </w:t>
      </w:r>
      <w:r w:rsidR="0076450B" w:rsidRPr="00592E8C">
        <w:rPr>
          <w:rFonts w:eastAsia="Arial Unicode MS"/>
          <w:b/>
          <w:color w:val="FF0000"/>
          <w:kern w:val="20"/>
        </w:rPr>
        <w:t>lorsque PME05 = 0.</w:t>
      </w:r>
    </w:p>
    <w:p w14:paraId="27D1694B" w14:textId="77777777" w:rsidR="00B12697" w:rsidRPr="00F42E52" w:rsidRDefault="00B12697" w:rsidP="00305419">
      <w:pPr>
        <w:spacing w:before="120" w:line="276" w:lineRule="auto"/>
        <w:jc w:val="both"/>
        <w:rPr>
          <w:rFonts w:eastAsia="Arial Unicode MS"/>
          <w:kern w:val="20"/>
        </w:rPr>
      </w:pPr>
    </w:p>
    <w:p w14:paraId="27C131D2" w14:textId="5C8557F1" w:rsidR="00D71D0C" w:rsidRDefault="006962D9" w:rsidP="00E9087B">
      <w:pPr>
        <w:pStyle w:val="Titre3"/>
        <w:rPr>
          <w:ins w:id="526" w:author="Angèle Dilu Keti" w:date="2020-10-20T19:36:00Z"/>
          <w:rFonts w:eastAsia="Arial Unicode MS"/>
        </w:rPr>
      </w:pPr>
      <w:bookmarkStart w:id="527" w:name="_Toc54246666"/>
      <w:r w:rsidRPr="00F42E52">
        <w:rPr>
          <w:rFonts w:eastAsia="Arial Unicode MS"/>
        </w:rPr>
        <w:lastRenderedPageBreak/>
        <w:t>CARACTERISTIQUES DES ENFANTS ENQUETES DANS LE MENAGE (CEE</w:t>
      </w:r>
      <w:r w:rsidR="00A0377E" w:rsidRPr="00F42E52">
        <w:rPr>
          <w:rFonts w:eastAsia="Arial Unicode MS"/>
        </w:rPr>
        <w:t>)</w:t>
      </w:r>
      <w:bookmarkEnd w:id="527"/>
    </w:p>
    <w:p w14:paraId="028BA5F3" w14:textId="77777777" w:rsidR="00E9087B" w:rsidRPr="00E9087B" w:rsidRDefault="00E9087B">
      <w:pPr>
        <w:rPr>
          <w:rPrChange w:id="528" w:author="Angèle Dilu Keti" w:date="2020-10-20T19:36:00Z">
            <w:rPr>
              <w:rFonts w:eastAsia="Arial Unicode MS"/>
              <w:b/>
            </w:rPr>
          </w:rPrChange>
        </w:rPr>
        <w:pPrChange w:id="529" w:author="Angèle Dilu Keti" w:date="2020-10-20T19:36:00Z">
          <w:pPr>
            <w:pStyle w:val="Paragraphedeliste"/>
            <w:numPr>
              <w:numId w:val="23"/>
            </w:numPr>
            <w:spacing w:before="120" w:line="276" w:lineRule="auto"/>
            <w:ind w:left="360" w:hanging="360"/>
            <w:jc w:val="both"/>
          </w:pPr>
        </w:pPrChange>
      </w:pPr>
    </w:p>
    <w:p w14:paraId="39A11B62" w14:textId="77777777" w:rsidR="006962D9" w:rsidRPr="00F42E52" w:rsidRDefault="006962D9" w:rsidP="00305419">
      <w:pPr>
        <w:spacing w:before="120" w:line="276" w:lineRule="auto"/>
        <w:jc w:val="both"/>
        <w:rPr>
          <w:rFonts w:eastAsia="Arial Unicode MS"/>
          <w:b/>
          <w:bCs/>
          <w:kern w:val="20"/>
        </w:rPr>
      </w:pPr>
      <w:r w:rsidRPr="00F42E52">
        <w:rPr>
          <w:rFonts w:eastAsia="Arial Unicode MS"/>
          <w:b/>
          <w:bCs/>
          <w:kern w:val="20"/>
        </w:rPr>
        <w:t>Les informations pour cette partie seront collectées auprès de la maman ou la personne qui prend soin de l’enfant.</w:t>
      </w:r>
    </w:p>
    <w:p w14:paraId="74A44D20" w14:textId="77777777" w:rsidR="006962D9" w:rsidRPr="00F42E52" w:rsidRDefault="009939CB" w:rsidP="00305419">
      <w:pPr>
        <w:spacing w:before="120" w:line="276" w:lineRule="auto"/>
        <w:jc w:val="both"/>
        <w:rPr>
          <w:rFonts w:eastAsia="Arial Unicode MS"/>
          <w:bCs/>
          <w:kern w:val="20"/>
          <w:u w:val="single"/>
        </w:rPr>
      </w:pPr>
      <w:r w:rsidRPr="00F42E52">
        <w:rPr>
          <w:rFonts w:eastAsia="Arial Unicode MS"/>
          <w:b/>
          <w:bCs/>
          <w:kern w:val="20"/>
          <w:u w:val="single"/>
        </w:rPr>
        <w:t>CEE01 :</w:t>
      </w:r>
      <w:r w:rsidRPr="00F42E52">
        <w:rPr>
          <w:rFonts w:eastAsia="Arial Unicode MS"/>
          <w:bCs/>
          <w:kern w:val="20"/>
        </w:rPr>
        <w:t xml:space="preserve"> enregistrer l</w:t>
      </w:r>
      <w:r w:rsidR="00D53CAF" w:rsidRPr="00F42E52">
        <w:rPr>
          <w:rFonts w:eastAsia="Arial Unicode MS"/>
          <w:bCs/>
          <w:kern w:val="20"/>
        </w:rPr>
        <w:t xml:space="preserve">es initiales des nom et prénom </w:t>
      </w:r>
      <w:r w:rsidRPr="00F42E52">
        <w:rPr>
          <w:rFonts w:eastAsia="Arial Unicode MS"/>
          <w:bCs/>
          <w:kern w:val="20"/>
        </w:rPr>
        <w:t>de l’enfant cible du ménage</w:t>
      </w:r>
      <w:r w:rsidRPr="00F42E52">
        <w:rPr>
          <w:rFonts w:eastAsia="Arial Unicode MS"/>
          <w:bCs/>
          <w:kern w:val="20"/>
          <w:u w:val="single"/>
        </w:rPr>
        <w:t>.</w:t>
      </w:r>
    </w:p>
    <w:p w14:paraId="5E2FAC40" w14:textId="2922E3FC" w:rsidR="00442EDA" w:rsidRPr="00F42E52" w:rsidRDefault="009939CB" w:rsidP="00305419">
      <w:pPr>
        <w:spacing w:before="120" w:line="276" w:lineRule="auto"/>
        <w:jc w:val="both"/>
        <w:rPr>
          <w:rFonts w:eastAsia="Arial Unicode MS"/>
          <w:bCs/>
          <w:kern w:val="20"/>
        </w:rPr>
      </w:pPr>
      <w:r w:rsidRPr="00F42E52">
        <w:rPr>
          <w:rFonts w:eastAsia="Arial Unicode MS"/>
          <w:b/>
          <w:bCs/>
          <w:kern w:val="20"/>
          <w:u w:val="single"/>
        </w:rPr>
        <w:t>CEE02</w:t>
      </w:r>
      <w:r w:rsidR="00442EDA" w:rsidRPr="00F42E52">
        <w:rPr>
          <w:rFonts w:eastAsia="Arial Unicode MS"/>
          <w:b/>
          <w:bCs/>
          <w:kern w:val="20"/>
          <w:u w:val="single"/>
        </w:rPr>
        <w:t> :</w:t>
      </w:r>
      <w:r w:rsidR="00442EDA" w:rsidRPr="00F42E52">
        <w:rPr>
          <w:rFonts w:eastAsia="Arial Unicode MS"/>
          <w:bCs/>
          <w:kern w:val="20"/>
        </w:rPr>
        <w:t xml:space="preserve"> Inscrire l</w:t>
      </w:r>
      <w:r w:rsidR="00CD3860">
        <w:rPr>
          <w:rFonts w:eastAsia="Arial Unicode MS"/>
          <w:bCs/>
          <w:kern w:val="20"/>
        </w:rPr>
        <w:t>’âge de l’enfant en mois révolu</w:t>
      </w:r>
      <w:r w:rsidR="00442EDA" w:rsidRPr="00F42E52">
        <w:rPr>
          <w:rFonts w:eastAsia="Arial Unicode MS"/>
          <w:bCs/>
          <w:kern w:val="20"/>
        </w:rPr>
        <w:t xml:space="preserve"> en mettant un chiffre dans chaque case. </w:t>
      </w:r>
      <w:r w:rsidR="00EE5339">
        <w:rPr>
          <w:rFonts w:eastAsia="Arial Unicode MS"/>
          <w:bCs/>
          <w:kern w:val="20"/>
        </w:rPr>
        <w:t xml:space="preserve"> N’enrôler que les enfants éligibles à la vaccination pendant la période de la campagne </w:t>
      </w:r>
      <w:r w:rsidR="00EE5339" w:rsidRPr="00CD3860">
        <w:rPr>
          <w:rFonts w:eastAsia="Arial Unicode MS"/>
          <w:bCs/>
          <w:i/>
          <w:kern w:val="20"/>
        </w:rPr>
        <w:t xml:space="preserve">(confère </w:t>
      </w:r>
      <w:ins w:id="530" w:author="Angèle Dilu Keti" w:date="2020-10-21T04:43:00Z">
        <w:r w:rsidR="00AE7A31">
          <w:rPr>
            <w:rFonts w:eastAsia="Arial Unicode MS"/>
            <w:bCs/>
            <w:i/>
            <w:kern w:val="20"/>
          </w:rPr>
          <w:t>Ta</w:t>
        </w:r>
      </w:ins>
      <w:ins w:id="531" w:author="Angèle Dilu Keti" w:date="2020-10-21T04:44:00Z">
        <w:r w:rsidR="00AE7A31">
          <w:rPr>
            <w:rFonts w:eastAsia="Arial Unicode MS"/>
            <w:bCs/>
            <w:i/>
            <w:kern w:val="20"/>
          </w:rPr>
          <w:t>bleau I</w:t>
        </w:r>
      </w:ins>
      <w:del w:id="532" w:author="Angèle Dilu Keti" w:date="2020-10-21T04:43:00Z">
        <w:r w:rsidR="00CD3860" w:rsidDel="00AE7A31">
          <w:rPr>
            <w:rFonts w:eastAsia="Arial Unicode MS"/>
            <w:bCs/>
            <w:i/>
            <w:kern w:val="20"/>
          </w:rPr>
          <w:delText>tableau</w:delText>
        </w:r>
      </w:del>
      <w:r w:rsidR="00CD3860">
        <w:rPr>
          <w:rFonts w:eastAsia="Arial Unicode MS"/>
          <w:bCs/>
          <w:i/>
          <w:kern w:val="20"/>
        </w:rPr>
        <w:t xml:space="preserve"> des </w:t>
      </w:r>
      <w:r w:rsidR="00EE5339" w:rsidRPr="00CD3860">
        <w:rPr>
          <w:rFonts w:eastAsia="Arial Unicode MS"/>
          <w:bCs/>
          <w:i/>
          <w:kern w:val="20"/>
        </w:rPr>
        <w:t>tranche</w:t>
      </w:r>
      <w:r w:rsidR="00CD3860">
        <w:rPr>
          <w:rFonts w:eastAsia="Arial Unicode MS"/>
          <w:bCs/>
          <w:i/>
          <w:kern w:val="20"/>
        </w:rPr>
        <w:t>s</w:t>
      </w:r>
      <w:r w:rsidR="00EE5339" w:rsidRPr="00CD3860">
        <w:rPr>
          <w:rFonts w:eastAsia="Arial Unicode MS"/>
          <w:bCs/>
          <w:i/>
          <w:kern w:val="20"/>
        </w:rPr>
        <w:t xml:space="preserve"> d’âge de ces enfants selon la période la campagne)</w:t>
      </w:r>
    </w:p>
    <w:p w14:paraId="65EFF52E" w14:textId="77777777" w:rsidR="006962D9" w:rsidRPr="00EE5339" w:rsidRDefault="00442EDA" w:rsidP="00305419">
      <w:pPr>
        <w:spacing w:before="120" w:line="276" w:lineRule="auto"/>
        <w:jc w:val="both"/>
        <w:rPr>
          <w:rFonts w:eastAsia="Arial Unicode MS"/>
          <w:bCs/>
          <w:color w:val="548DD4" w:themeColor="text2" w:themeTint="99"/>
          <w:kern w:val="20"/>
        </w:rPr>
      </w:pPr>
      <w:r w:rsidRPr="00EE5339">
        <w:rPr>
          <w:rFonts w:eastAsia="Arial Unicode MS"/>
          <w:bCs/>
          <w:color w:val="548DD4" w:themeColor="text2" w:themeTint="99"/>
          <w:kern w:val="20"/>
        </w:rPr>
        <w:t>Ex</w:t>
      </w:r>
      <w:r w:rsidR="001C4AC2" w:rsidRPr="00EE5339">
        <w:rPr>
          <w:rFonts w:eastAsia="Arial Unicode MS"/>
          <w:bCs/>
          <w:color w:val="548DD4" w:themeColor="text2" w:themeTint="99"/>
          <w:kern w:val="20"/>
        </w:rPr>
        <w:t>emple pour un enfant âgé de 37 mois inscrire comme il suit :</w:t>
      </w:r>
      <w:r w:rsidRPr="00EE5339">
        <w:rPr>
          <w:rFonts w:eastAsia="Arial Unicode MS"/>
          <w:bCs/>
          <w:color w:val="548DD4" w:themeColor="text2" w:themeTint="99"/>
          <w:kern w:val="20"/>
        </w:rPr>
        <w:t xml:space="preserve"> </w:t>
      </w:r>
      <w:r w:rsidRPr="00EE5339">
        <w:rPr>
          <w:rFonts w:eastAsia="Arial Unicode MS"/>
          <w:color w:val="548DD4" w:themeColor="text2" w:themeTint="99"/>
          <w:kern w:val="20"/>
          <w:u w:val="single"/>
        </w:rPr>
        <w:t>| 3 | 7 |</w:t>
      </w:r>
      <w:r w:rsidR="00B12697" w:rsidRPr="00EE5339">
        <w:rPr>
          <w:rFonts w:eastAsia="Arial Unicode MS"/>
          <w:color w:val="548DD4" w:themeColor="text2" w:themeTint="99"/>
          <w:kern w:val="20"/>
          <w:u w:val="single"/>
        </w:rPr>
        <w:t xml:space="preserve"> </w:t>
      </w:r>
    </w:p>
    <w:p w14:paraId="419DCF0F" w14:textId="76E35B83" w:rsidR="006962D9" w:rsidRPr="00F42E52" w:rsidRDefault="009939CB" w:rsidP="00305419">
      <w:pPr>
        <w:spacing w:before="120" w:line="276" w:lineRule="auto"/>
        <w:jc w:val="both"/>
        <w:rPr>
          <w:rFonts w:eastAsia="Arial Unicode MS"/>
          <w:b/>
          <w:bCs/>
          <w:kern w:val="20"/>
          <w:u w:val="single"/>
        </w:rPr>
      </w:pPr>
      <w:r w:rsidRPr="00F42E52">
        <w:rPr>
          <w:rFonts w:eastAsia="Arial Unicode MS"/>
          <w:b/>
          <w:bCs/>
          <w:kern w:val="20"/>
          <w:u w:val="single"/>
        </w:rPr>
        <w:t>CEE</w:t>
      </w:r>
      <w:del w:id="533" w:author="Angèle Dilu Keti" w:date="2020-10-21T18:52:00Z">
        <w:r w:rsidRPr="00F42E52" w:rsidDel="00392DAB">
          <w:rPr>
            <w:rFonts w:eastAsia="Arial Unicode MS"/>
            <w:b/>
            <w:bCs/>
            <w:kern w:val="20"/>
            <w:u w:val="single"/>
          </w:rPr>
          <w:delText>03</w:delText>
        </w:r>
        <w:r w:rsidR="00442EDA" w:rsidRPr="00F42E52" w:rsidDel="00392DAB">
          <w:rPr>
            <w:rFonts w:eastAsia="Arial Unicode MS"/>
            <w:bCs/>
            <w:kern w:val="20"/>
          </w:rPr>
          <w:delText>:</w:delText>
        </w:r>
      </w:del>
      <w:ins w:id="534" w:author="Angèle Dilu Keti" w:date="2020-10-21T18:52:00Z">
        <w:r w:rsidR="00392DAB" w:rsidRPr="00F42E52">
          <w:rPr>
            <w:rFonts w:eastAsia="Arial Unicode MS"/>
            <w:b/>
            <w:bCs/>
            <w:kern w:val="20"/>
            <w:u w:val="single"/>
          </w:rPr>
          <w:t>03</w:t>
        </w:r>
        <w:r w:rsidR="00392DAB" w:rsidRPr="00F42E52">
          <w:rPr>
            <w:rFonts w:eastAsia="Arial Unicode MS"/>
            <w:bCs/>
            <w:kern w:val="20"/>
          </w:rPr>
          <w:t xml:space="preserve"> :</w:t>
        </w:r>
      </w:ins>
      <w:r w:rsidR="00442EDA" w:rsidRPr="00F42E52">
        <w:rPr>
          <w:rFonts w:eastAsia="Arial Unicode MS"/>
          <w:bCs/>
          <w:kern w:val="20"/>
        </w:rPr>
        <w:t xml:space="preserve"> </w:t>
      </w:r>
      <w:r w:rsidR="0057733F" w:rsidRPr="00F42E52">
        <w:rPr>
          <w:rFonts w:eastAsia="Arial Unicode MS"/>
          <w:bCs/>
          <w:kern w:val="20"/>
        </w:rPr>
        <w:t>Déterminer le sexe de l’e</w:t>
      </w:r>
      <w:r w:rsidR="0057733F" w:rsidRPr="00F42E52">
        <w:rPr>
          <w:rFonts w:eastAsia="Arial Unicode MS"/>
          <w:kern w:val="20"/>
        </w:rPr>
        <w:t>nfant cible</w:t>
      </w:r>
      <w:r w:rsidR="00AD694E">
        <w:rPr>
          <w:rFonts w:eastAsia="Arial Unicode MS"/>
          <w:kern w:val="20"/>
        </w:rPr>
        <w:t xml:space="preserve"> </w:t>
      </w:r>
      <w:r w:rsidR="00AD694E" w:rsidRPr="00F42E52">
        <w:rPr>
          <w:rFonts w:eastAsia="Arial Unicode MS"/>
          <w:kern w:val="20"/>
        </w:rPr>
        <w:t>en observant si l’enfant est présent pendant l’enquête</w:t>
      </w:r>
      <w:r w:rsidR="00AD694E">
        <w:rPr>
          <w:rFonts w:eastAsia="Arial Unicode MS"/>
          <w:kern w:val="20"/>
        </w:rPr>
        <w:t xml:space="preserve"> </w:t>
      </w:r>
      <w:r w:rsidR="008A0569">
        <w:rPr>
          <w:rFonts w:eastAsia="Arial Unicode MS"/>
          <w:kern w:val="20"/>
        </w:rPr>
        <w:t>ou bien</w:t>
      </w:r>
      <w:r w:rsidR="0057733F" w:rsidRPr="00F42E52">
        <w:rPr>
          <w:rFonts w:eastAsia="Arial Unicode MS"/>
          <w:kern w:val="20"/>
        </w:rPr>
        <w:t xml:space="preserve"> en posant la</w:t>
      </w:r>
      <w:r w:rsidR="00442EDA" w:rsidRPr="00F42E52">
        <w:rPr>
          <w:rFonts w:eastAsia="Arial Unicode MS"/>
          <w:kern w:val="20"/>
        </w:rPr>
        <w:t xml:space="preserve"> question à la mère ou à la personne qui </w:t>
      </w:r>
      <w:r w:rsidR="008A0569">
        <w:rPr>
          <w:rFonts w:eastAsia="Arial Unicode MS"/>
          <w:kern w:val="20"/>
        </w:rPr>
        <w:t>prend</w:t>
      </w:r>
      <w:r w:rsidR="00442EDA" w:rsidRPr="00F42E52">
        <w:rPr>
          <w:rFonts w:eastAsia="Arial Unicode MS"/>
          <w:kern w:val="20"/>
        </w:rPr>
        <w:t xml:space="preserve"> soin de l’enfant. Inscrire dans la case ‘1’ pour le sexe masculin et ‘2’ pour le sexe féminin.  Exemple : </w:t>
      </w:r>
      <w:r w:rsidR="00442EDA" w:rsidRPr="00F42E52">
        <w:rPr>
          <w:rFonts w:eastAsia="Arial Unicode MS"/>
          <w:kern w:val="20"/>
          <w:u w:val="single"/>
        </w:rPr>
        <w:t>| 1 |</w:t>
      </w:r>
    </w:p>
    <w:p w14:paraId="5E1D5B1F" w14:textId="030CC18C" w:rsidR="009939CB" w:rsidRPr="00F42E52" w:rsidRDefault="009939CB" w:rsidP="00305419">
      <w:pPr>
        <w:spacing w:before="120" w:line="276" w:lineRule="auto"/>
        <w:jc w:val="both"/>
        <w:rPr>
          <w:rFonts w:eastAsia="Arial Unicode MS"/>
          <w:b/>
          <w:bCs/>
          <w:kern w:val="20"/>
        </w:rPr>
      </w:pPr>
      <w:r w:rsidRPr="00F42E52">
        <w:rPr>
          <w:rFonts w:eastAsia="Arial Unicode MS"/>
          <w:b/>
          <w:bCs/>
          <w:kern w:val="20"/>
          <w:u w:val="single"/>
        </w:rPr>
        <w:t>CEE</w:t>
      </w:r>
      <w:del w:id="535" w:author="Angèle Dilu Ahuka" w:date="2019-06-18T21:27:00Z">
        <w:r w:rsidRPr="00F42E52" w:rsidDel="0005294B">
          <w:rPr>
            <w:rFonts w:eastAsia="Arial Unicode MS"/>
            <w:b/>
            <w:bCs/>
            <w:kern w:val="20"/>
            <w:u w:val="single"/>
          </w:rPr>
          <w:delText>04</w:delText>
        </w:r>
        <w:r w:rsidR="00442EDA" w:rsidRPr="00F42E52" w:rsidDel="0005294B">
          <w:rPr>
            <w:rFonts w:eastAsia="Arial Unicode MS"/>
            <w:b/>
            <w:bCs/>
            <w:kern w:val="20"/>
          </w:rPr>
          <w:delText>:</w:delText>
        </w:r>
        <w:r w:rsidR="003C3BC6" w:rsidRPr="00F42E52" w:rsidDel="0005294B">
          <w:rPr>
            <w:rFonts w:eastAsia="Arial Unicode MS"/>
            <w:bCs/>
            <w:kern w:val="20"/>
          </w:rPr>
          <w:delText>Demander</w:delText>
        </w:r>
      </w:del>
      <w:ins w:id="536" w:author="Angèle Dilu Ahuka" w:date="2019-06-18T21:27:00Z">
        <w:del w:id="537" w:author="Angèle Dilu Keti" w:date="2020-10-21T18:52:00Z">
          <w:r w:rsidR="0005294B" w:rsidRPr="00F42E52" w:rsidDel="00392DAB">
            <w:rPr>
              <w:rFonts w:eastAsia="Arial Unicode MS"/>
              <w:b/>
              <w:bCs/>
              <w:kern w:val="20"/>
              <w:u w:val="single"/>
            </w:rPr>
            <w:delText>04</w:delText>
          </w:r>
          <w:r w:rsidR="0005294B" w:rsidRPr="00F42E52" w:rsidDel="00392DAB">
            <w:rPr>
              <w:rFonts w:eastAsia="Arial Unicode MS"/>
              <w:b/>
              <w:bCs/>
              <w:kern w:val="20"/>
            </w:rPr>
            <w:delText>:</w:delText>
          </w:r>
        </w:del>
      </w:ins>
      <w:ins w:id="538" w:author="Angèle Dilu Keti" w:date="2020-10-21T18:52:00Z">
        <w:r w:rsidR="00392DAB" w:rsidRPr="00F42E52">
          <w:rPr>
            <w:rFonts w:eastAsia="Arial Unicode MS"/>
            <w:b/>
            <w:bCs/>
            <w:kern w:val="20"/>
            <w:u w:val="single"/>
          </w:rPr>
          <w:t>04</w:t>
        </w:r>
        <w:r w:rsidR="00392DAB" w:rsidRPr="00F42E52">
          <w:rPr>
            <w:rFonts w:eastAsia="Arial Unicode MS"/>
            <w:b/>
            <w:bCs/>
            <w:kern w:val="20"/>
          </w:rPr>
          <w:t xml:space="preserve"> :</w:t>
        </w:r>
      </w:ins>
      <w:ins w:id="539" w:author="Angèle Dilu Ahuka" w:date="2019-06-18T21:27:00Z">
        <w:r w:rsidR="0005294B" w:rsidRPr="00F42E52">
          <w:rPr>
            <w:rFonts w:eastAsia="Arial Unicode MS"/>
            <w:bCs/>
            <w:kern w:val="20"/>
          </w:rPr>
          <w:t xml:space="preserve"> Demander</w:t>
        </w:r>
      </w:ins>
      <w:r w:rsidR="003C3BC6" w:rsidRPr="00F42E52">
        <w:rPr>
          <w:rFonts w:eastAsia="Arial Unicode MS"/>
          <w:bCs/>
          <w:kern w:val="20"/>
        </w:rPr>
        <w:t xml:space="preserve"> la personne qui prend soin de l’enfant et inscrire</w:t>
      </w:r>
      <w:r w:rsidR="003C3BC6" w:rsidRPr="00F42E52">
        <w:rPr>
          <w:rFonts w:eastAsia="Arial Unicode MS"/>
          <w:kern w:val="20"/>
        </w:rPr>
        <w:t>‘1’pour Mère, ‘2’ pour Père et ‘3’ pour</w:t>
      </w:r>
      <w:r w:rsidR="00205E0A">
        <w:rPr>
          <w:rFonts w:eastAsia="Arial Unicode MS"/>
          <w:kern w:val="20"/>
        </w:rPr>
        <w:t xml:space="preserve"> nourrice ou</w:t>
      </w:r>
      <w:r w:rsidR="003C3BC6" w:rsidRPr="00F42E52">
        <w:rPr>
          <w:rFonts w:eastAsia="Arial Unicode MS"/>
          <w:kern w:val="20"/>
        </w:rPr>
        <w:t xml:space="preserve"> toute autre personne (Nounou, tante, oncle, grand-mère……)</w:t>
      </w:r>
    </w:p>
    <w:p w14:paraId="273DAAF3" w14:textId="2E881719" w:rsidR="002A4DF6" w:rsidRPr="00F42E52" w:rsidRDefault="009939CB" w:rsidP="00305419">
      <w:pPr>
        <w:spacing w:before="120" w:line="276" w:lineRule="auto"/>
        <w:jc w:val="both"/>
        <w:rPr>
          <w:rFonts w:eastAsia="Arial Unicode MS"/>
          <w:kern w:val="20"/>
        </w:rPr>
      </w:pPr>
      <w:r w:rsidRPr="00F42E52">
        <w:rPr>
          <w:rFonts w:eastAsia="Arial Unicode MS"/>
          <w:b/>
          <w:bCs/>
          <w:kern w:val="20"/>
          <w:u w:val="single"/>
        </w:rPr>
        <w:t>CEE</w:t>
      </w:r>
      <w:del w:id="540" w:author="Angèle Dilu Keti" w:date="2020-10-21T18:53:00Z">
        <w:r w:rsidRPr="00F42E52" w:rsidDel="00392DAB">
          <w:rPr>
            <w:rFonts w:eastAsia="Arial Unicode MS"/>
            <w:b/>
            <w:bCs/>
            <w:kern w:val="20"/>
            <w:u w:val="single"/>
          </w:rPr>
          <w:delText>05</w:delText>
        </w:r>
        <w:r w:rsidR="003C3BC6" w:rsidRPr="00F42E52" w:rsidDel="00392DAB">
          <w:rPr>
            <w:rFonts w:eastAsia="Arial Unicode MS"/>
            <w:b/>
            <w:bCs/>
            <w:kern w:val="20"/>
          </w:rPr>
          <w:delText>:</w:delText>
        </w:r>
      </w:del>
      <w:ins w:id="541" w:author="Angèle Dilu Keti" w:date="2020-10-21T18:53:00Z">
        <w:r w:rsidR="00392DAB" w:rsidRPr="00F42E52">
          <w:rPr>
            <w:rFonts w:eastAsia="Arial Unicode MS"/>
            <w:b/>
            <w:bCs/>
            <w:kern w:val="20"/>
            <w:u w:val="single"/>
          </w:rPr>
          <w:t>05</w:t>
        </w:r>
        <w:r w:rsidR="00392DAB" w:rsidRPr="00F42E52">
          <w:rPr>
            <w:rFonts w:eastAsia="Arial Unicode MS"/>
            <w:b/>
            <w:bCs/>
            <w:kern w:val="20"/>
          </w:rPr>
          <w:t xml:space="preserve"> :</w:t>
        </w:r>
      </w:ins>
      <w:r w:rsidR="003C3BC6" w:rsidRPr="00F42E52">
        <w:rPr>
          <w:rFonts w:eastAsia="Arial Unicode MS"/>
          <w:kern w:val="20"/>
        </w:rPr>
        <w:t xml:space="preserve"> Enregistrer le niveau d’instruction actuel (le</w:t>
      </w:r>
      <w:r w:rsidR="004A1331">
        <w:rPr>
          <w:rFonts w:eastAsia="Arial Unicode MS"/>
          <w:kern w:val="20"/>
        </w:rPr>
        <w:t xml:space="preserve"> cycle d’étude le</w:t>
      </w:r>
      <w:r w:rsidR="003C3BC6" w:rsidRPr="00F42E52">
        <w:rPr>
          <w:rFonts w:eastAsia="Arial Unicode MS"/>
          <w:kern w:val="20"/>
        </w:rPr>
        <w:t xml:space="preserve"> plus élevé) de la personne qui prend en charge l’enfant cible en se référant aux propositions de réponses faites soit ‘1’ pour Sans niveau, ‘2’ pour </w:t>
      </w:r>
      <w:del w:id="542" w:author="Angèle Dilu Keti" w:date="2020-10-21T18:54:00Z">
        <w:r w:rsidR="003C3BC6" w:rsidRPr="00F42E52" w:rsidDel="00392DAB">
          <w:rPr>
            <w:rFonts w:eastAsia="Arial Unicode MS"/>
            <w:kern w:val="20"/>
          </w:rPr>
          <w:delText>Primaire,  ‘</w:delText>
        </w:r>
      </w:del>
      <w:ins w:id="543" w:author="Angèle Dilu Keti" w:date="2020-10-21T18:54:00Z">
        <w:r w:rsidR="00392DAB" w:rsidRPr="00F42E52">
          <w:rPr>
            <w:rFonts w:eastAsia="Arial Unicode MS"/>
            <w:kern w:val="20"/>
          </w:rPr>
          <w:t>Primaire, ‘</w:t>
        </w:r>
      </w:ins>
      <w:r w:rsidR="003C3BC6" w:rsidRPr="00F42E52">
        <w:rPr>
          <w:rFonts w:eastAsia="Arial Unicode MS"/>
          <w:kern w:val="20"/>
        </w:rPr>
        <w:t>3’ pour S</w:t>
      </w:r>
      <w:r w:rsidR="00706A97" w:rsidRPr="00F42E52">
        <w:rPr>
          <w:rFonts w:eastAsia="Arial Unicode MS"/>
          <w:kern w:val="20"/>
        </w:rPr>
        <w:t xml:space="preserve">econdaire et ‘4’ </w:t>
      </w:r>
      <w:r w:rsidR="003C3BC6" w:rsidRPr="00F42E52">
        <w:rPr>
          <w:rFonts w:eastAsia="Arial Unicode MS"/>
          <w:kern w:val="20"/>
        </w:rPr>
        <w:t xml:space="preserve">pour Supérieur/universitaire. </w:t>
      </w:r>
    </w:p>
    <w:p w14:paraId="03D3FB55" w14:textId="6E5D80B9" w:rsidR="003C3BC6" w:rsidRPr="00F42E52" w:rsidRDefault="003C3BC6" w:rsidP="00305419">
      <w:pPr>
        <w:spacing w:before="120" w:line="276" w:lineRule="auto"/>
        <w:jc w:val="both"/>
        <w:rPr>
          <w:rFonts w:eastAsia="Arial Unicode MS"/>
          <w:kern w:val="20"/>
        </w:rPr>
      </w:pPr>
      <w:r w:rsidRPr="00F42E52">
        <w:rPr>
          <w:rFonts w:eastAsia="Arial Unicode MS"/>
          <w:b/>
          <w:kern w:val="20"/>
        </w:rPr>
        <w:t>Ne jamais suggérer la réponse aux enquêtés</w:t>
      </w:r>
      <w:r w:rsidRPr="00F42E52">
        <w:rPr>
          <w:rFonts w:eastAsia="Arial Unicode MS"/>
          <w:kern w:val="20"/>
        </w:rPr>
        <w:t xml:space="preserve">. Plutôt </w:t>
      </w:r>
      <w:r w:rsidR="007970A0" w:rsidRPr="00F42E52">
        <w:rPr>
          <w:rFonts w:eastAsia="Arial Unicode MS"/>
          <w:kern w:val="20"/>
        </w:rPr>
        <w:t>l’</w:t>
      </w:r>
      <w:r w:rsidRPr="00F42E52">
        <w:rPr>
          <w:rFonts w:eastAsia="Arial Unicode MS"/>
          <w:kern w:val="20"/>
        </w:rPr>
        <w:t xml:space="preserve">aider à comprendre la </w:t>
      </w:r>
      <w:r w:rsidR="002A4DF6" w:rsidRPr="00F42E52">
        <w:rPr>
          <w:rFonts w:eastAsia="Arial Unicode MS"/>
          <w:kern w:val="20"/>
        </w:rPr>
        <w:t>question</w:t>
      </w:r>
      <w:r w:rsidRPr="00F42E52">
        <w:rPr>
          <w:rFonts w:eastAsia="Arial Unicode MS"/>
          <w:kern w:val="20"/>
        </w:rPr>
        <w:t>,</w:t>
      </w:r>
      <w:r w:rsidR="002A4DF6" w:rsidRPr="00F42E52">
        <w:rPr>
          <w:rFonts w:eastAsia="Arial Unicode MS"/>
          <w:kern w:val="20"/>
        </w:rPr>
        <w:t xml:space="preserve"> prendre du temps recueillir sa bonne réponse,</w:t>
      </w:r>
      <w:r w:rsidRPr="00F42E52">
        <w:rPr>
          <w:rFonts w:eastAsia="Arial Unicode MS"/>
          <w:kern w:val="20"/>
        </w:rPr>
        <w:t xml:space="preserve"> puis inscrire le chiffre correspondant</w:t>
      </w:r>
      <w:r w:rsidR="002A4DF6" w:rsidRPr="00F42E52">
        <w:rPr>
          <w:rFonts w:eastAsia="Arial Unicode MS"/>
          <w:kern w:val="20"/>
        </w:rPr>
        <w:t xml:space="preserve"> à cette réponse</w:t>
      </w:r>
      <w:r w:rsidRPr="00F42E52">
        <w:rPr>
          <w:rFonts w:eastAsia="Arial Unicode MS"/>
          <w:kern w:val="20"/>
        </w:rPr>
        <w:t xml:space="preserve"> dans la case. Les personnes qui n’ont jamais fréquenté, celles ayant le niveau </w:t>
      </w:r>
      <w:ins w:id="544" w:author="Angèle Dilu Keti" w:date="2020-10-21T04:51:00Z">
        <w:r w:rsidR="00AE7A31">
          <w:rPr>
            <w:rFonts w:eastAsia="Arial Unicode MS"/>
            <w:kern w:val="20"/>
          </w:rPr>
          <w:t>« </w:t>
        </w:r>
      </w:ins>
      <w:r w:rsidRPr="00F42E52">
        <w:rPr>
          <w:rFonts w:eastAsia="Arial Unicode MS"/>
          <w:kern w:val="20"/>
        </w:rPr>
        <w:t>maternelle</w:t>
      </w:r>
      <w:ins w:id="545" w:author="Angèle Dilu Keti" w:date="2020-10-21T04:50:00Z">
        <w:r w:rsidR="00AE7A31">
          <w:rPr>
            <w:rFonts w:eastAsia="Arial Unicode MS"/>
            <w:kern w:val="20"/>
          </w:rPr>
          <w:t> »</w:t>
        </w:r>
      </w:ins>
      <w:r w:rsidRPr="00F42E52">
        <w:rPr>
          <w:rFonts w:eastAsia="Arial Unicode MS"/>
          <w:kern w:val="20"/>
        </w:rPr>
        <w:t xml:space="preserve"> et celles n’ayant jamais fait une école conventionnelle seront notées ‘1’</w:t>
      </w:r>
      <w:r w:rsidR="002A4DF6" w:rsidRPr="00F42E52">
        <w:rPr>
          <w:rFonts w:eastAsia="Arial Unicode MS"/>
          <w:kern w:val="20"/>
        </w:rPr>
        <w:t xml:space="preserve"> </w:t>
      </w:r>
      <w:r w:rsidRPr="00F42E52">
        <w:rPr>
          <w:rFonts w:eastAsia="Arial Unicode MS"/>
          <w:kern w:val="20"/>
        </w:rPr>
        <w:t>(c’est-à-dire « Sans niveau »)</w:t>
      </w:r>
      <w:r w:rsidR="002A4DF6" w:rsidRPr="00F42E52">
        <w:rPr>
          <w:rFonts w:eastAsia="Arial Unicode MS"/>
          <w:kern w:val="20"/>
        </w:rPr>
        <w:t>. Les personnes</w:t>
      </w:r>
      <w:r w:rsidRPr="00F42E52">
        <w:rPr>
          <w:rFonts w:eastAsia="Arial Unicode MS"/>
          <w:kern w:val="20"/>
        </w:rPr>
        <w:t xml:space="preserve"> ayant </w:t>
      </w:r>
      <w:r w:rsidR="001A5E11" w:rsidRPr="00F42E52">
        <w:rPr>
          <w:rFonts w:eastAsia="Arial Unicode MS"/>
          <w:kern w:val="20"/>
        </w:rPr>
        <w:t xml:space="preserve">juste achevé le </w:t>
      </w:r>
      <w:r w:rsidRPr="00F42E52">
        <w:rPr>
          <w:rFonts w:eastAsia="Arial Unicode MS"/>
          <w:kern w:val="20"/>
        </w:rPr>
        <w:t>niveau primaire seront classé</w:t>
      </w:r>
      <w:r w:rsidR="002A4DF6" w:rsidRPr="00F42E52">
        <w:rPr>
          <w:rFonts w:eastAsia="Arial Unicode MS"/>
          <w:kern w:val="20"/>
        </w:rPr>
        <w:t>e</w:t>
      </w:r>
      <w:r w:rsidRPr="00F42E52">
        <w:rPr>
          <w:rFonts w:eastAsia="Arial Unicode MS"/>
          <w:kern w:val="20"/>
        </w:rPr>
        <w:t>s dans la modalité</w:t>
      </w:r>
      <w:r w:rsidR="002A4DF6" w:rsidRPr="00F42E52">
        <w:rPr>
          <w:rFonts w:eastAsia="Arial Unicode MS"/>
          <w:kern w:val="20"/>
        </w:rPr>
        <w:t xml:space="preserve"> </w:t>
      </w:r>
      <w:r w:rsidRPr="00F42E52">
        <w:rPr>
          <w:rFonts w:eastAsia="Arial Unicode MS"/>
          <w:kern w:val="20"/>
        </w:rPr>
        <w:t>« Primaire »</w:t>
      </w:r>
      <w:r w:rsidR="001A5E11" w:rsidRPr="00F42E52">
        <w:rPr>
          <w:rFonts w:eastAsia="Arial Unicode MS"/>
          <w:kern w:val="20"/>
        </w:rPr>
        <w:t>. Il en sera de même pour les autres niveaux.</w:t>
      </w:r>
      <w:r w:rsidRPr="00F42E52">
        <w:rPr>
          <w:rFonts w:eastAsia="Arial Unicode MS"/>
          <w:kern w:val="20"/>
        </w:rPr>
        <w:t xml:space="preserve"> </w:t>
      </w:r>
    </w:p>
    <w:p w14:paraId="765D9131" w14:textId="77777777" w:rsidR="009939CB" w:rsidRPr="00F42E52" w:rsidRDefault="009939CB" w:rsidP="00305419">
      <w:pPr>
        <w:spacing w:before="120" w:line="276" w:lineRule="auto"/>
        <w:jc w:val="both"/>
        <w:rPr>
          <w:rFonts w:eastAsia="Arial Unicode MS"/>
          <w:b/>
          <w:bCs/>
          <w:kern w:val="20"/>
          <w:u w:val="single"/>
        </w:rPr>
      </w:pPr>
    </w:p>
    <w:p w14:paraId="7E97F02B" w14:textId="75063018" w:rsidR="009939CB" w:rsidRPr="00F42E52" w:rsidRDefault="009939CB" w:rsidP="00305419">
      <w:pPr>
        <w:spacing w:before="120" w:line="276" w:lineRule="auto"/>
        <w:jc w:val="both"/>
        <w:rPr>
          <w:rFonts w:eastAsia="Arial Unicode MS"/>
          <w:b/>
          <w:bCs/>
          <w:kern w:val="20"/>
          <w:u w:val="single"/>
        </w:rPr>
      </w:pPr>
      <w:r w:rsidRPr="00F42E52">
        <w:rPr>
          <w:rFonts w:eastAsia="Arial Unicode MS"/>
          <w:b/>
          <w:bCs/>
          <w:kern w:val="20"/>
          <w:u w:val="single"/>
        </w:rPr>
        <w:t>CEE</w:t>
      </w:r>
      <w:del w:id="546" w:author="Angèle Dilu Keti" w:date="2020-10-21T18:53:00Z">
        <w:r w:rsidRPr="00F42E52" w:rsidDel="00392DAB">
          <w:rPr>
            <w:rFonts w:eastAsia="Arial Unicode MS"/>
            <w:b/>
            <w:bCs/>
            <w:kern w:val="20"/>
            <w:u w:val="single"/>
          </w:rPr>
          <w:delText>06</w:delText>
        </w:r>
        <w:r w:rsidR="00706A97" w:rsidRPr="00F42E52" w:rsidDel="00392DAB">
          <w:rPr>
            <w:rFonts w:eastAsia="Arial Unicode MS"/>
            <w:bCs/>
            <w:kern w:val="20"/>
          </w:rPr>
          <w:delText>:</w:delText>
        </w:r>
      </w:del>
      <w:ins w:id="547" w:author="Angèle Dilu Keti" w:date="2020-10-21T18:53:00Z">
        <w:r w:rsidR="00392DAB" w:rsidRPr="00F42E52">
          <w:rPr>
            <w:rFonts w:eastAsia="Arial Unicode MS"/>
            <w:b/>
            <w:bCs/>
            <w:kern w:val="20"/>
            <w:u w:val="single"/>
          </w:rPr>
          <w:t>06</w:t>
        </w:r>
        <w:r w:rsidR="00392DAB" w:rsidRPr="00F42E52">
          <w:rPr>
            <w:rFonts w:eastAsia="Arial Unicode MS"/>
            <w:bCs/>
            <w:kern w:val="20"/>
          </w:rPr>
          <w:t xml:space="preserve"> :</w:t>
        </w:r>
      </w:ins>
      <w:r w:rsidR="00706A97" w:rsidRPr="00F42E52">
        <w:rPr>
          <w:rFonts w:eastAsia="Arial Unicode MS"/>
          <w:bCs/>
          <w:kern w:val="20"/>
        </w:rPr>
        <w:t xml:space="preserve"> </w:t>
      </w:r>
      <w:r w:rsidR="001A5E11" w:rsidRPr="00F42E52">
        <w:rPr>
          <w:rFonts w:eastAsia="Arial Unicode MS"/>
          <w:bCs/>
          <w:kern w:val="20"/>
        </w:rPr>
        <w:t>Demand</w:t>
      </w:r>
      <w:r w:rsidR="00706A97" w:rsidRPr="00F42E52">
        <w:rPr>
          <w:rFonts w:eastAsia="Arial Unicode MS"/>
          <w:bCs/>
          <w:kern w:val="20"/>
        </w:rPr>
        <w:t>er</w:t>
      </w:r>
      <w:r w:rsidR="001A5E11" w:rsidRPr="00F42E52">
        <w:rPr>
          <w:rFonts w:eastAsia="Arial Unicode MS"/>
          <w:kern w:val="20"/>
        </w:rPr>
        <w:t xml:space="preserve"> la religion</w:t>
      </w:r>
      <w:r w:rsidR="00706A97" w:rsidRPr="00F42E52">
        <w:rPr>
          <w:rFonts w:eastAsia="Arial Unicode MS"/>
          <w:kern w:val="20"/>
        </w:rPr>
        <w:t xml:space="preserve"> de la personne qui prend en charge l’enfant </w:t>
      </w:r>
      <w:r w:rsidR="001A5E11" w:rsidRPr="00F42E52">
        <w:rPr>
          <w:rFonts w:eastAsia="Arial Unicode MS"/>
          <w:kern w:val="20"/>
        </w:rPr>
        <w:t xml:space="preserve">et noter sa réponse en </w:t>
      </w:r>
      <w:r w:rsidR="00706A97" w:rsidRPr="00F42E52">
        <w:rPr>
          <w:rFonts w:eastAsia="Arial Unicode MS"/>
          <w:kern w:val="20"/>
        </w:rPr>
        <w:t>se référant</w:t>
      </w:r>
      <w:r w:rsidR="001A5E11" w:rsidRPr="00F42E52">
        <w:rPr>
          <w:rFonts w:eastAsia="Arial Unicode MS"/>
          <w:kern w:val="20"/>
        </w:rPr>
        <w:t xml:space="preserve"> </w:t>
      </w:r>
      <w:r w:rsidR="00706A97" w:rsidRPr="00F42E52">
        <w:rPr>
          <w:rFonts w:eastAsia="Arial Unicode MS"/>
          <w:kern w:val="20"/>
        </w:rPr>
        <w:t xml:space="preserve">aux propositions de réponses faites </w:t>
      </w:r>
      <w:r w:rsidR="001A5E11" w:rsidRPr="00F42E52">
        <w:rPr>
          <w:rFonts w:eastAsia="Arial Unicode MS"/>
          <w:kern w:val="20"/>
        </w:rPr>
        <w:t xml:space="preserve">dans le questionnaire, </w:t>
      </w:r>
      <w:r w:rsidR="00706A97" w:rsidRPr="00F42E52">
        <w:rPr>
          <w:rFonts w:eastAsia="Arial Unicode MS"/>
          <w:kern w:val="20"/>
        </w:rPr>
        <w:t>soit ‘</w:t>
      </w:r>
      <w:r w:rsidR="00706A97" w:rsidRPr="001D341C">
        <w:rPr>
          <w:rFonts w:eastAsia="Arial Unicode MS"/>
          <w:b/>
          <w:bCs/>
          <w:kern w:val="20"/>
          <w:rPrChange w:id="548" w:author="Angèle Dilu Keti" w:date="2020-10-22T08:08:00Z">
            <w:rPr>
              <w:rFonts w:eastAsia="Arial Unicode MS"/>
              <w:kern w:val="20"/>
            </w:rPr>
          </w:rPrChange>
        </w:rPr>
        <w:t>1</w:t>
      </w:r>
      <w:r w:rsidR="00706A97" w:rsidRPr="00F42E52">
        <w:rPr>
          <w:rFonts w:eastAsia="Arial Unicode MS"/>
          <w:kern w:val="20"/>
        </w:rPr>
        <w:t>’ pour Ca</w:t>
      </w:r>
      <w:r w:rsidR="00C575C5">
        <w:rPr>
          <w:rFonts w:eastAsia="Arial Unicode MS"/>
          <w:kern w:val="20"/>
        </w:rPr>
        <w:t>tholique, ‘</w:t>
      </w:r>
      <w:r w:rsidR="00C575C5" w:rsidRPr="001D341C">
        <w:rPr>
          <w:rFonts w:eastAsia="Arial Unicode MS"/>
          <w:b/>
          <w:bCs/>
          <w:kern w:val="20"/>
          <w:rPrChange w:id="549" w:author="Angèle Dilu Keti" w:date="2020-10-22T08:08:00Z">
            <w:rPr>
              <w:rFonts w:eastAsia="Arial Unicode MS"/>
              <w:kern w:val="20"/>
            </w:rPr>
          </w:rPrChange>
        </w:rPr>
        <w:t>2</w:t>
      </w:r>
      <w:r w:rsidR="00C575C5">
        <w:rPr>
          <w:rFonts w:eastAsia="Arial Unicode MS"/>
          <w:kern w:val="20"/>
        </w:rPr>
        <w:t>’ pour Protestante,</w:t>
      </w:r>
      <w:r w:rsidR="00706A97" w:rsidRPr="00F42E52">
        <w:rPr>
          <w:rFonts w:eastAsia="Arial Unicode MS"/>
          <w:kern w:val="20"/>
        </w:rPr>
        <w:t xml:space="preserve"> ‘</w:t>
      </w:r>
      <w:r w:rsidR="00706A97" w:rsidRPr="001D341C">
        <w:rPr>
          <w:rFonts w:eastAsia="Arial Unicode MS"/>
          <w:b/>
          <w:bCs/>
          <w:kern w:val="20"/>
          <w:rPrChange w:id="550" w:author="Angèle Dilu Keti" w:date="2020-10-22T08:08:00Z">
            <w:rPr>
              <w:rFonts w:eastAsia="Arial Unicode MS"/>
              <w:kern w:val="20"/>
            </w:rPr>
          </w:rPrChange>
        </w:rPr>
        <w:t>3</w:t>
      </w:r>
      <w:r w:rsidR="00706A97" w:rsidRPr="00F42E52">
        <w:rPr>
          <w:rFonts w:eastAsia="Arial Unicode MS"/>
          <w:kern w:val="20"/>
        </w:rPr>
        <w:t>’ pour Musulmane</w:t>
      </w:r>
      <w:r w:rsidR="007970A0" w:rsidRPr="00F42E52">
        <w:rPr>
          <w:rFonts w:eastAsia="Arial Unicode MS"/>
          <w:kern w:val="20"/>
        </w:rPr>
        <w:t>, ‘</w:t>
      </w:r>
      <w:r w:rsidR="007970A0" w:rsidRPr="001D341C">
        <w:rPr>
          <w:rFonts w:eastAsia="Arial Unicode MS"/>
          <w:b/>
          <w:bCs/>
          <w:kern w:val="20"/>
          <w:rPrChange w:id="551" w:author="Angèle Dilu Keti" w:date="2020-10-22T08:08:00Z">
            <w:rPr>
              <w:rFonts w:eastAsia="Arial Unicode MS"/>
              <w:kern w:val="20"/>
            </w:rPr>
          </w:rPrChange>
        </w:rPr>
        <w:t>4</w:t>
      </w:r>
      <w:r w:rsidR="00706A97" w:rsidRPr="00F42E52">
        <w:rPr>
          <w:rFonts w:eastAsia="Arial Unicode MS"/>
          <w:kern w:val="20"/>
        </w:rPr>
        <w:t xml:space="preserve">’ pour </w:t>
      </w:r>
      <w:r w:rsidR="007970A0" w:rsidRPr="00F42E52">
        <w:rPr>
          <w:rFonts w:eastAsia="Arial Unicode MS"/>
          <w:kern w:val="20"/>
        </w:rPr>
        <w:t>Traditionnelle,</w:t>
      </w:r>
      <w:r w:rsidR="00C575C5">
        <w:rPr>
          <w:rFonts w:eastAsia="Arial Unicode MS"/>
          <w:kern w:val="20"/>
        </w:rPr>
        <w:t xml:space="preserve"> </w:t>
      </w:r>
      <w:r w:rsidR="007970A0" w:rsidRPr="00F42E52">
        <w:rPr>
          <w:rFonts w:eastAsia="Arial Unicode MS"/>
          <w:kern w:val="20"/>
        </w:rPr>
        <w:t>‘</w:t>
      </w:r>
      <w:r w:rsidR="007970A0" w:rsidRPr="001D341C">
        <w:rPr>
          <w:rFonts w:eastAsia="Arial Unicode MS"/>
          <w:b/>
          <w:bCs/>
          <w:kern w:val="20"/>
          <w:rPrChange w:id="552" w:author="Angèle Dilu Keti" w:date="2020-10-22T08:08:00Z">
            <w:rPr>
              <w:rFonts w:eastAsia="Arial Unicode MS"/>
              <w:kern w:val="20"/>
            </w:rPr>
          </w:rPrChange>
        </w:rPr>
        <w:t>5</w:t>
      </w:r>
      <w:r w:rsidR="007970A0" w:rsidRPr="00F42E52">
        <w:rPr>
          <w:rFonts w:eastAsia="Arial Unicode MS"/>
          <w:kern w:val="20"/>
        </w:rPr>
        <w:t>’ Sans religion et</w:t>
      </w:r>
      <w:r w:rsidR="00C575C5">
        <w:rPr>
          <w:rFonts w:eastAsia="Arial Unicode MS"/>
          <w:kern w:val="20"/>
        </w:rPr>
        <w:t xml:space="preserve"> </w:t>
      </w:r>
      <w:r w:rsidR="007970A0" w:rsidRPr="00F42E52">
        <w:rPr>
          <w:rFonts w:eastAsia="Arial Unicode MS"/>
          <w:kern w:val="20"/>
        </w:rPr>
        <w:t>‘</w:t>
      </w:r>
      <w:r w:rsidR="007970A0" w:rsidRPr="001D341C">
        <w:rPr>
          <w:rFonts w:eastAsia="Arial Unicode MS"/>
          <w:b/>
          <w:bCs/>
          <w:kern w:val="20"/>
          <w:rPrChange w:id="553" w:author="Angèle Dilu Keti" w:date="2020-10-22T08:08:00Z">
            <w:rPr>
              <w:rFonts w:eastAsia="Arial Unicode MS"/>
              <w:kern w:val="20"/>
            </w:rPr>
          </w:rPrChange>
        </w:rPr>
        <w:t>6</w:t>
      </w:r>
      <w:r w:rsidR="007970A0" w:rsidRPr="00F42E52">
        <w:rPr>
          <w:rFonts w:eastAsia="Arial Unicode MS"/>
          <w:kern w:val="20"/>
        </w:rPr>
        <w:t>’ pour Autre à préciser.</w:t>
      </w:r>
      <w:r w:rsidR="001A5E11" w:rsidRPr="00F42E52">
        <w:rPr>
          <w:rFonts w:eastAsia="Arial Unicode MS"/>
          <w:kern w:val="20"/>
        </w:rPr>
        <w:t xml:space="preserve"> </w:t>
      </w:r>
      <w:r w:rsidR="00706A97" w:rsidRPr="00F42E52">
        <w:rPr>
          <w:rFonts w:eastAsia="Arial Unicode MS"/>
          <w:b/>
          <w:kern w:val="20"/>
        </w:rPr>
        <w:t xml:space="preserve">Ne </w:t>
      </w:r>
      <w:r w:rsidR="005D07CA" w:rsidRPr="00F42E52">
        <w:rPr>
          <w:rFonts w:eastAsia="Arial Unicode MS"/>
          <w:b/>
          <w:kern w:val="20"/>
        </w:rPr>
        <w:t>pas</w:t>
      </w:r>
      <w:r w:rsidR="00706A97" w:rsidRPr="00F42E52">
        <w:rPr>
          <w:rFonts w:eastAsia="Arial Unicode MS"/>
          <w:b/>
          <w:kern w:val="20"/>
        </w:rPr>
        <w:t xml:space="preserve"> suggérer la réponse aux enquêtés</w:t>
      </w:r>
      <w:r w:rsidR="00706A97" w:rsidRPr="00F42E52">
        <w:rPr>
          <w:rFonts w:eastAsia="Arial Unicode MS"/>
          <w:kern w:val="20"/>
        </w:rPr>
        <w:t>. Plutôt</w:t>
      </w:r>
      <w:r w:rsidR="001A5E11" w:rsidRPr="00F42E52">
        <w:rPr>
          <w:rFonts w:eastAsia="Arial Unicode MS"/>
          <w:kern w:val="20"/>
        </w:rPr>
        <w:t xml:space="preserve">, </w:t>
      </w:r>
      <w:r w:rsidR="00706A97" w:rsidRPr="00F42E52">
        <w:rPr>
          <w:rFonts w:eastAsia="Arial Unicode MS"/>
          <w:kern w:val="20"/>
        </w:rPr>
        <w:t>aider</w:t>
      </w:r>
      <w:r w:rsidR="001A5E11" w:rsidRPr="00F42E52">
        <w:rPr>
          <w:rFonts w:eastAsia="Arial Unicode MS"/>
          <w:kern w:val="20"/>
        </w:rPr>
        <w:t xml:space="preserve"> le répondant</w:t>
      </w:r>
      <w:r w:rsidR="00706A97" w:rsidRPr="00F42E52">
        <w:rPr>
          <w:rFonts w:eastAsia="Arial Unicode MS"/>
          <w:kern w:val="20"/>
        </w:rPr>
        <w:t xml:space="preserve"> à comprendre la </w:t>
      </w:r>
      <w:r w:rsidR="005D07CA" w:rsidRPr="00F42E52">
        <w:rPr>
          <w:rFonts w:eastAsia="Arial Unicode MS"/>
          <w:kern w:val="20"/>
        </w:rPr>
        <w:t>question pour mieux formuler sa réponse ;</w:t>
      </w:r>
      <w:r w:rsidR="00706A97" w:rsidRPr="00F42E52">
        <w:rPr>
          <w:rFonts w:eastAsia="Arial Unicode MS"/>
          <w:kern w:val="20"/>
        </w:rPr>
        <w:t xml:space="preserve"> puis inscrire le chiffre correspondant </w:t>
      </w:r>
      <w:r w:rsidR="005D07CA" w:rsidRPr="00F42E52">
        <w:rPr>
          <w:rFonts w:eastAsia="Arial Unicode MS"/>
          <w:kern w:val="20"/>
        </w:rPr>
        <w:t xml:space="preserve">à la réponse </w:t>
      </w:r>
      <w:r w:rsidR="00706A97" w:rsidRPr="00F42E52">
        <w:rPr>
          <w:rFonts w:eastAsia="Arial Unicode MS"/>
          <w:kern w:val="20"/>
        </w:rPr>
        <w:t>dans la case.</w:t>
      </w:r>
    </w:p>
    <w:p w14:paraId="25E5AD11" w14:textId="639CB292" w:rsidR="005100AD" w:rsidRPr="00F42E52" w:rsidRDefault="009939CB" w:rsidP="00305419">
      <w:pPr>
        <w:spacing w:before="120" w:line="276" w:lineRule="auto"/>
        <w:jc w:val="both"/>
        <w:rPr>
          <w:rFonts w:eastAsia="Arial Unicode MS"/>
          <w:b/>
          <w:bCs/>
          <w:kern w:val="20"/>
          <w:u w:val="single"/>
        </w:rPr>
      </w:pPr>
      <w:r w:rsidRPr="00F42E52">
        <w:rPr>
          <w:rFonts w:eastAsia="Arial Unicode MS"/>
          <w:b/>
          <w:bCs/>
          <w:kern w:val="20"/>
          <w:u w:val="single"/>
        </w:rPr>
        <w:t>CEE</w:t>
      </w:r>
      <w:del w:id="554" w:author="Angèle Dilu Keti" w:date="2020-10-21T18:53:00Z">
        <w:r w:rsidRPr="00F42E52" w:rsidDel="00392DAB">
          <w:rPr>
            <w:rFonts w:eastAsia="Arial Unicode MS"/>
            <w:b/>
            <w:bCs/>
            <w:kern w:val="20"/>
            <w:u w:val="single"/>
          </w:rPr>
          <w:delText>07</w:delText>
        </w:r>
        <w:r w:rsidR="005100AD" w:rsidRPr="00951416" w:rsidDel="00392DAB">
          <w:rPr>
            <w:rFonts w:eastAsia="Arial Unicode MS"/>
            <w:b/>
            <w:bCs/>
            <w:kern w:val="20"/>
          </w:rPr>
          <w:delText>:</w:delText>
        </w:r>
      </w:del>
      <w:ins w:id="555" w:author="Angèle Dilu Keti" w:date="2020-10-21T18:53:00Z">
        <w:r w:rsidR="00392DAB" w:rsidRPr="00F42E52">
          <w:rPr>
            <w:rFonts w:eastAsia="Arial Unicode MS"/>
            <w:b/>
            <w:bCs/>
            <w:kern w:val="20"/>
            <w:u w:val="single"/>
          </w:rPr>
          <w:t>07</w:t>
        </w:r>
        <w:r w:rsidR="00392DAB" w:rsidRPr="00951416">
          <w:rPr>
            <w:rFonts w:eastAsia="Arial Unicode MS"/>
            <w:b/>
            <w:bCs/>
            <w:kern w:val="20"/>
          </w:rPr>
          <w:t xml:space="preserve"> :</w:t>
        </w:r>
      </w:ins>
      <w:r w:rsidR="005100AD" w:rsidRPr="00951416">
        <w:rPr>
          <w:rFonts w:eastAsia="Arial Unicode MS"/>
          <w:b/>
          <w:bCs/>
          <w:kern w:val="20"/>
        </w:rPr>
        <w:t xml:space="preserve"> </w:t>
      </w:r>
      <w:r w:rsidR="005100AD" w:rsidRPr="00951416">
        <w:rPr>
          <w:rFonts w:eastAsia="Arial Unicode MS"/>
          <w:bCs/>
          <w:kern w:val="20"/>
        </w:rPr>
        <w:t>Enregistrer</w:t>
      </w:r>
      <w:r w:rsidR="005100AD" w:rsidRPr="00F42E52">
        <w:rPr>
          <w:rFonts w:eastAsia="Arial Unicode MS"/>
          <w:kern w:val="20"/>
        </w:rPr>
        <w:t xml:space="preserve"> le statut matrimonial de la personne qui prend en charge l’enfant cible en se référant aux propositions de réponses faites soit ‘</w:t>
      </w:r>
      <w:r w:rsidR="005100AD" w:rsidRPr="001D341C">
        <w:rPr>
          <w:rFonts w:eastAsia="Arial Unicode MS"/>
          <w:b/>
          <w:bCs/>
          <w:kern w:val="20"/>
          <w:rPrChange w:id="556" w:author="Angèle Dilu Keti" w:date="2020-10-22T08:07:00Z">
            <w:rPr>
              <w:rFonts w:eastAsia="Arial Unicode MS"/>
              <w:kern w:val="20"/>
            </w:rPr>
          </w:rPrChange>
        </w:rPr>
        <w:t>1</w:t>
      </w:r>
      <w:r w:rsidR="005100AD" w:rsidRPr="00F42E52">
        <w:rPr>
          <w:rFonts w:eastAsia="Arial Unicode MS"/>
          <w:kern w:val="20"/>
        </w:rPr>
        <w:t>’ pour Célibataire, ‘</w:t>
      </w:r>
      <w:r w:rsidR="005100AD" w:rsidRPr="001D341C">
        <w:rPr>
          <w:rFonts w:eastAsia="Arial Unicode MS"/>
          <w:b/>
          <w:bCs/>
          <w:kern w:val="20"/>
          <w:rPrChange w:id="557" w:author="Angèle Dilu Keti" w:date="2020-10-22T08:07:00Z">
            <w:rPr>
              <w:rFonts w:eastAsia="Arial Unicode MS"/>
              <w:kern w:val="20"/>
            </w:rPr>
          </w:rPrChange>
        </w:rPr>
        <w:t>2</w:t>
      </w:r>
      <w:r w:rsidR="005100AD" w:rsidRPr="00F42E52">
        <w:rPr>
          <w:rFonts w:eastAsia="Arial Unicode MS"/>
          <w:kern w:val="20"/>
        </w:rPr>
        <w:t xml:space="preserve">’ pour </w:t>
      </w:r>
      <w:del w:id="558" w:author="Angèle Dilu Keti" w:date="2020-10-21T18:54:00Z">
        <w:r w:rsidR="005100AD" w:rsidRPr="00F42E52" w:rsidDel="00392DAB">
          <w:rPr>
            <w:rFonts w:eastAsia="Arial Unicode MS"/>
            <w:kern w:val="20"/>
          </w:rPr>
          <w:delText>Marié,  ‘</w:delText>
        </w:r>
      </w:del>
      <w:ins w:id="559" w:author="Angèle Dilu Keti" w:date="2020-10-21T18:54:00Z">
        <w:r w:rsidR="00392DAB" w:rsidRPr="00F42E52">
          <w:rPr>
            <w:rFonts w:eastAsia="Arial Unicode MS"/>
            <w:kern w:val="20"/>
          </w:rPr>
          <w:t>Marié, ‘</w:t>
        </w:r>
      </w:ins>
      <w:r w:rsidR="005100AD" w:rsidRPr="001D341C">
        <w:rPr>
          <w:rFonts w:eastAsia="Arial Unicode MS"/>
          <w:b/>
          <w:bCs/>
          <w:kern w:val="20"/>
          <w:rPrChange w:id="560" w:author="Angèle Dilu Keti" w:date="2020-10-22T08:07:00Z">
            <w:rPr>
              <w:rFonts w:eastAsia="Arial Unicode MS"/>
              <w:kern w:val="20"/>
            </w:rPr>
          </w:rPrChange>
        </w:rPr>
        <w:t>3</w:t>
      </w:r>
      <w:r w:rsidR="005100AD" w:rsidRPr="00F42E52">
        <w:rPr>
          <w:rFonts w:eastAsia="Arial Unicode MS"/>
          <w:kern w:val="20"/>
        </w:rPr>
        <w:t>’ pour</w:t>
      </w:r>
      <w:r w:rsidR="00951416">
        <w:rPr>
          <w:rFonts w:eastAsia="Arial Unicode MS"/>
          <w:kern w:val="20"/>
        </w:rPr>
        <w:t xml:space="preserve"> Divorcé/Séparé et</w:t>
      </w:r>
      <w:ins w:id="561" w:author="Angèle Dilu Keti" w:date="2020-10-22T08:07:00Z">
        <w:r w:rsidR="001D341C">
          <w:rPr>
            <w:rFonts w:eastAsia="Arial Unicode MS"/>
            <w:kern w:val="20"/>
          </w:rPr>
          <w:t xml:space="preserve"> </w:t>
        </w:r>
      </w:ins>
      <w:r w:rsidR="00951416">
        <w:rPr>
          <w:rFonts w:eastAsia="Arial Unicode MS"/>
          <w:kern w:val="20"/>
        </w:rPr>
        <w:t>‘</w:t>
      </w:r>
      <w:r w:rsidR="00951416" w:rsidRPr="001D341C">
        <w:rPr>
          <w:rFonts w:eastAsia="Arial Unicode MS"/>
          <w:b/>
          <w:bCs/>
          <w:kern w:val="20"/>
          <w:rPrChange w:id="562" w:author="Angèle Dilu Keti" w:date="2020-10-22T08:08:00Z">
            <w:rPr>
              <w:rFonts w:eastAsia="Arial Unicode MS"/>
              <w:kern w:val="20"/>
            </w:rPr>
          </w:rPrChange>
        </w:rPr>
        <w:t>4</w:t>
      </w:r>
      <w:r w:rsidR="00951416">
        <w:rPr>
          <w:rFonts w:eastAsia="Arial Unicode MS"/>
          <w:kern w:val="20"/>
        </w:rPr>
        <w:t>’ pour Veuf.</w:t>
      </w:r>
      <w:r w:rsidR="0046493C" w:rsidRPr="00F42E52">
        <w:rPr>
          <w:rFonts w:eastAsia="Arial Unicode MS"/>
          <w:kern w:val="20"/>
        </w:rPr>
        <w:t xml:space="preserve"> </w:t>
      </w:r>
      <w:r w:rsidR="005100AD" w:rsidRPr="00F42E52">
        <w:rPr>
          <w:rFonts w:eastAsia="Arial Unicode MS"/>
          <w:b/>
          <w:kern w:val="20"/>
        </w:rPr>
        <w:t>Ne jamais suggérer la réponse aux enquêtés</w:t>
      </w:r>
      <w:r w:rsidR="005100AD" w:rsidRPr="00F42E52">
        <w:rPr>
          <w:rFonts w:eastAsia="Arial Unicode MS"/>
          <w:kern w:val="20"/>
        </w:rPr>
        <w:t>. Plutôt l’aider à comprendre la réponse, puis inscrire le chiffre correspondant dans la case.</w:t>
      </w:r>
    </w:p>
    <w:p w14:paraId="772D19FF" w14:textId="77777777" w:rsidR="009939CB" w:rsidRPr="001D341C" w:rsidRDefault="0046493C" w:rsidP="00305419">
      <w:pPr>
        <w:spacing w:before="120" w:line="276" w:lineRule="auto"/>
        <w:jc w:val="both"/>
        <w:rPr>
          <w:rFonts w:eastAsia="Arial Unicode MS"/>
          <w:i/>
          <w:iCs/>
          <w:kern w:val="20"/>
          <w:rPrChange w:id="563" w:author="Angèle Dilu Keti" w:date="2020-10-22T08:09:00Z">
            <w:rPr>
              <w:rFonts w:eastAsia="Arial Unicode MS"/>
              <w:kern w:val="20"/>
            </w:rPr>
          </w:rPrChange>
        </w:rPr>
      </w:pPr>
      <w:r w:rsidRPr="001D341C">
        <w:rPr>
          <w:rFonts w:eastAsia="Arial Unicode MS"/>
          <w:b/>
          <w:i/>
          <w:iCs/>
          <w:kern w:val="20"/>
          <w:rPrChange w:id="564" w:author="Angèle Dilu Keti" w:date="2020-10-22T08:09:00Z">
            <w:rPr>
              <w:rFonts w:eastAsia="Arial Unicode MS"/>
              <w:b/>
              <w:kern w:val="20"/>
            </w:rPr>
          </w:rPrChange>
        </w:rPr>
        <w:t>Célibataire</w:t>
      </w:r>
      <w:r w:rsidR="00951416" w:rsidRPr="001D341C">
        <w:rPr>
          <w:rFonts w:eastAsia="Arial Unicode MS"/>
          <w:i/>
          <w:iCs/>
          <w:kern w:val="20"/>
          <w:rPrChange w:id="565" w:author="Angèle Dilu Keti" w:date="2020-10-22T08:09:00Z">
            <w:rPr>
              <w:rFonts w:eastAsia="Arial Unicode MS"/>
              <w:kern w:val="20"/>
            </w:rPr>
          </w:rPrChange>
        </w:rPr>
        <w:t xml:space="preserve"> : Personne en âge d’être </w:t>
      </w:r>
      <w:r w:rsidRPr="001D341C">
        <w:rPr>
          <w:rFonts w:eastAsia="Arial Unicode MS"/>
          <w:i/>
          <w:iCs/>
          <w:kern w:val="20"/>
          <w:rPrChange w:id="566" w:author="Angèle Dilu Keti" w:date="2020-10-22T08:09:00Z">
            <w:rPr>
              <w:rFonts w:eastAsia="Arial Unicode MS"/>
              <w:kern w:val="20"/>
            </w:rPr>
          </w:rPrChange>
        </w:rPr>
        <w:t>mariée, mais qui ne l’est pas et qui jamais ne le fut</w:t>
      </w:r>
    </w:p>
    <w:p w14:paraId="184B4E04" w14:textId="77777777" w:rsidR="0046493C" w:rsidRPr="001D341C" w:rsidRDefault="0046493C" w:rsidP="00305419">
      <w:pPr>
        <w:spacing w:before="120" w:line="276" w:lineRule="auto"/>
        <w:jc w:val="both"/>
        <w:rPr>
          <w:rFonts w:eastAsia="Arial Unicode MS"/>
          <w:i/>
          <w:iCs/>
          <w:kern w:val="20"/>
          <w:rPrChange w:id="567" w:author="Angèle Dilu Keti" w:date="2020-10-22T08:09:00Z">
            <w:rPr>
              <w:rFonts w:eastAsia="Arial Unicode MS"/>
              <w:kern w:val="20"/>
            </w:rPr>
          </w:rPrChange>
        </w:rPr>
      </w:pPr>
      <w:r w:rsidRPr="001D341C">
        <w:rPr>
          <w:rFonts w:eastAsia="Arial Unicode MS"/>
          <w:b/>
          <w:i/>
          <w:iCs/>
          <w:kern w:val="20"/>
          <w:rPrChange w:id="568" w:author="Angèle Dilu Keti" w:date="2020-10-22T08:09:00Z">
            <w:rPr>
              <w:rFonts w:eastAsia="Arial Unicode MS"/>
              <w:b/>
              <w:kern w:val="20"/>
            </w:rPr>
          </w:rPrChange>
        </w:rPr>
        <w:t>Marié</w:t>
      </w:r>
      <w:r w:rsidRPr="001D341C">
        <w:rPr>
          <w:rFonts w:eastAsia="Arial Unicode MS"/>
          <w:i/>
          <w:iCs/>
          <w:kern w:val="20"/>
          <w:rPrChange w:id="569" w:author="Angèle Dilu Keti" w:date="2020-10-22T08:09:00Z">
            <w:rPr>
              <w:rFonts w:eastAsia="Arial Unicode MS"/>
              <w:kern w:val="20"/>
            </w:rPr>
          </w:rPrChange>
        </w:rPr>
        <w:t xml:space="preserve"> : </w:t>
      </w:r>
      <w:r w:rsidR="00E05653" w:rsidRPr="001D341C">
        <w:rPr>
          <w:i/>
          <w:iCs/>
          <w:rPrChange w:id="570" w:author="Angèle Dilu Keti" w:date="2020-10-22T08:09:00Z">
            <w:rPr/>
          </w:rPrChange>
        </w:rPr>
        <w:fldChar w:fldCharType="begin"/>
      </w:r>
      <w:r w:rsidR="00E05653" w:rsidRPr="001D341C">
        <w:rPr>
          <w:i/>
          <w:iCs/>
          <w:rPrChange w:id="571" w:author="Angèle Dilu Keti" w:date="2020-10-22T08:09:00Z">
            <w:rPr/>
          </w:rPrChange>
        </w:rPr>
        <w:instrText xml:space="preserve"> HYPERLINK "https://fr.wiktionary.org/wiki/personne" \o "personne" </w:instrText>
      </w:r>
      <w:r w:rsidR="00E05653" w:rsidRPr="001D341C">
        <w:rPr>
          <w:i/>
          <w:iCs/>
          <w:rPrChange w:id="572" w:author="Angèle Dilu Keti" w:date="2020-10-22T08:09:00Z">
            <w:rPr/>
          </w:rPrChange>
        </w:rPr>
        <w:fldChar w:fldCharType="separate"/>
      </w:r>
      <w:r w:rsidRPr="001D341C">
        <w:rPr>
          <w:rFonts w:eastAsia="Arial Unicode MS"/>
          <w:i/>
          <w:iCs/>
          <w:kern w:val="20"/>
          <w:rPrChange w:id="573" w:author="Angèle Dilu Keti" w:date="2020-10-22T08:09:00Z">
            <w:rPr>
              <w:rFonts w:eastAsia="Arial Unicode MS"/>
              <w:kern w:val="20"/>
            </w:rPr>
          </w:rPrChange>
        </w:rPr>
        <w:t>Personne</w:t>
      </w:r>
      <w:r w:rsidR="00E05653" w:rsidRPr="001D341C">
        <w:rPr>
          <w:rFonts w:eastAsia="Arial Unicode MS"/>
          <w:i/>
          <w:iCs/>
          <w:kern w:val="20"/>
          <w:rPrChange w:id="574" w:author="Angèle Dilu Keti" w:date="2020-10-22T08:09:00Z">
            <w:rPr>
              <w:rFonts w:eastAsia="Arial Unicode MS"/>
              <w:kern w:val="20"/>
            </w:rPr>
          </w:rPrChange>
        </w:rPr>
        <w:fldChar w:fldCharType="end"/>
      </w:r>
      <w:r w:rsidR="00951416" w:rsidRPr="001D341C">
        <w:rPr>
          <w:rFonts w:eastAsia="Arial Unicode MS"/>
          <w:i/>
          <w:iCs/>
          <w:kern w:val="20"/>
          <w:rPrChange w:id="575" w:author="Angèle Dilu Keti" w:date="2020-10-22T08:09:00Z">
            <w:rPr>
              <w:rFonts w:eastAsia="Arial Unicode MS"/>
              <w:kern w:val="20"/>
            </w:rPr>
          </w:rPrChange>
        </w:rPr>
        <w:t xml:space="preserve"> </w:t>
      </w:r>
      <w:r w:rsidRPr="001D341C">
        <w:rPr>
          <w:rFonts w:eastAsia="Arial Unicode MS"/>
          <w:i/>
          <w:iCs/>
          <w:kern w:val="20"/>
          <w:rPrChange w:id="576" w:author="Angèle Dilu Keti" w:date="2020-10-22T08:09:00Z">
            <w:rPr>
              <w:rFonts w:eastAsia="Arial Unicode MS"/>
              <w:kern w:val="20"/>
            </w:rPr>
          </w:rPrChange>
        </w:rPr>
        <w:t>qui est</w:t>
      </w:r>
      <w:r w:rsidR="00951416" w:rsidRPr="001D341C">
        <w:rPr>
          <w:rFonts w:eastAsia="Arial Unicode MS"/>
          <w:i/>
          <w:iCs/>
          <w:kern w:val="20"/>
          <w:rPrChange w:id="577" w:author="Angèle Dilu Keti" w:date="2020-10-22T08:09:00Z">
            <w:rPr>
              <w:rFonts w:eastAsia="Arial Unicode MS"/>
              <w:kern w:val="20"/>
            </w:rPr>
          </w:rPrChange>
        </w:rPr>
        <w:t xml:space="preserve"> </w:t>
      </w:r>
      <w:r w:rsidR="00E05653" w:rsidRPr="001D341C">
        <w:rPr>
          <w:i/>
          <w:iCs/>
          <w:rPrChange w:id="578" w:author="Angèle Dilu Keti" w:date="2020-10-22T08:09:00Z">
            <w:rPr/>
          </w:rPrChange>
        </w:rPr>
        <w:fldChar w:fldCharType="begin"/>
      </w:r>
      <w:r w:rsidR="00E05653" w:rsidRPr="001D341C">
        <w:rPr>
          <w:i/>
          <w:iCs/>
          <w:rPrChange w:id="579" w:author="Angèle Dilu Keti" w:date="2020-10-22T08:09:00Z">
            <w:rPr/>
          </w:rPrChange>
        </w:rPr>
        <w:instrText xml:space="preserve"> HYPERLINK "https://fr.wiktionary.org/wiki/unir" \o "unir" </w:instrText>
      </w:r>
      <w:r w:rsidR="00E05653" w:rsidRPr="001D341C">
        <w:rPr>
          <w:i/>
          <w:iCs/>
          <w:rPrChange w:id="580" w:author="Angèle Dilu Keti" w:date="2020-10-22T08:09:00Z">
            <w:rPr/>
          </w:rPrChange>
        </w:rPr>
        <w:fldChar w:fldCharType="separate"/>
      </w:r>
      <w:r w:rsidRPr="001D341C">
        <w:rPr>
          <w:rFonts w:eastAsia="Arial Unicode MS"/>
          <w:i/>
          <w:iCs/>
          <w:kern w:val="20"/>
          <w:rPrChange w:id="581" w:author="Angèle Dilu Keti" w:date="2020-10-22T08:09:00Z">
            <w:rPr>
              <w:rFonts w:eastAsia="Arial Unicode MS"/>
              <w:kern w:val="20"/>
            </w:rPr>
          </w:rPrChange>
        </w:rPr>
        <w:t>unie</w:t>
      </w:r>
      <w:r w:rsidR="00E05653" w:rsidRPr="001D341C">
        <w:rPr>
          <w:rFonts w:eastAsia="Arial Unicode MS"/>
          <w:i/>
          <w:iCs/>
          <w:kern w:val="20"/>
          <w:rPrChange w:id="582" w:author="Angèle Dilu Keti" w:date="2020-10-22T08:09:00Z">
            <w:rPr>
              <w:rFonts w:eastAsia="Arial Unicode MS"/>
              <w:kern w:val="20"/>
            </w:rPr>
          </w:rPrChange>
        </w:rPr>
        <w:fldChar w:fldCharType="end"/>
      </w:r>
      <w:r w:rsidR="00951416" w:rsidRPr="001D341C">
        <w:rPr>
          <w:rFonts w:eastAsia="Arial Unicode MS"/>
          <w:i/>
          <w:iCs/>
          <w:kern w:val="20"/>
          <w:rPrChange w:id="583" w:author="Angèle Dilu Keti" w:date="2020-10-22T08:09:00Z">
            <w:rPr>
              <w:rFonts w:eastAsia="Arial Unicode MS"/>
              <w:kern w:val="20"/>
            </w:rPr>
          </w:rPrChange>
        </w:rPr>
        <w:t xml:space="preserve"> </w:t>
      </w:r>
      <w:r w:rsidRPr="001D341C">
        <w:rPr>
          <w:rFonts w:eastAsia="Arial Unicode MS"/>
          <w:i/>
          <w:iCs/>
          <w:kern w:val="20"/>
          <w:rPrChange w:id="584" w:author="Angèle Dilu Keti" w:date="2020-10-22T08:09:00Z">
            <w:rPr>
              <w:rFonts w:eastAsia="Arial Unicode MS"/>
              <w:kern w:val="20"/>
            </w:rPr>
          </w:rPrChange>
        </w:rPr>
        <w:t>à une autre selon les</w:t>
      </w:r>
      <w:r w:rsidR="00951416" w:rsidRPr="001D341C">
        <w:rPr>
          <w:rFonts w:eastAsia="Arial Unicode MS"/>
          <w:i/>
          <w:iCs/>
          <w:kern w:val="20"/>
          <w:rPrChange w:id="585" w:author="Angèle Dilu Keti" w:date="2020-10-22T08:09:00Z">
            <w:rPr>
              <w:rFonts w:eastAsia="Arial Unicode MS"/>
              <w:kern w:val="20"/>
            </w:rPr>
          </w:rPrChange>
        </w:rPr>
        <w:t xml:space="preserve"> </w:t>
      </w:r>
      <w:r w:rsidR="00E05653" w:rsidRPr="001D341C">
        <w:rPr>
          <w:i/>
          <w:iCs/>
          <w:rPrChange w:id="586" w:author="Angèle Dilu Keti" w:date="2020-10-22T08:09:00Z">
            <w:rPr/>
          </w:rPrChange>
        </w:rPr>
        <w:fldChar w:fldCharType="begin"/>
      </w:r>
      <w:r w:rsidR="00E05653" w:rsidRPr="001D341C">
        <w:rPr>
          <w:i/>
          <w:iCs/>
          <w:rPrChange w:id="587" w:author="Angèle Dilu Keti" w:date="2020-10-22T08:09:00Z">
            <w:rPr/>
          </w:rPrChange>
        </w:rPr>
        <w:instrText xml:space="preserve"> HYPERLINK "https://fr.wiktionary.org/wiki/liens" \o "liens" </w:instrText>
      </w:r>
      <w:r w:rsidR="00E05653" w:rsidRPr="001D341C">
        <w:rPr>
          <w:i/>
          <w:iCs/>
          <w:rPrChange w:id="588" w:author="Angèle Dilu Keti" w:date="2020-10-22T08:09:00Z">
            <w:rPr/>
          </w:rPrChange>
        </w:rPr>
        <w:fldChar w:fldCharType="separate"/>
      </w:r>
      <w:r w:rsidRPr="001D341C">
        <w:rPr>
          <w:rFonts w:eastAsia="Arial Unicode MS"/>
          <w:i/>
          <w:iCs/>
          <w:kern w:val="20"/>
          <w:rPrChange w:id="589" w:author="Angèle Dilu Keti" w:date="2020-10-22T08:09:00Z">
            <w:rPr>
              <w:rFonts w:eastAsia="Arial Unicode MS"/>
              <w:kern w:val="20"/>
            </w:rPr>
          </w:rPrChange>
        </w:rPr>
        <w:t>liens</w:t>
      </w:r>
      <w:r w:rsidR="00E05653" w:rsidRPr="001D341C">
        <w:rPr>
          <w:rFonts w:eastAsia="Arial Unicode MS"/>
          <w:i/>
          <w:iCs/>
          <w:kern w:val="20"/>
          <w:rPrChange w:id="590" w:author="Angèle Dilu Keti" w:date="2020-10-22T08:09:00Z">
            <w:rPr>
              <w:rFonts w:eastAsia="Arial Unicode MS"/>
              <w:kern w:val="20"/>
            </w:rPr>
          </w:rPrChange>
        </w:rPr>
        <w:fldChar w:fldCharType="end"/>
      </w:r>
      <w:r w:rsidR="00951416" w:rsidRPr="001D341C">
        <w:rPr>
          <w:rFonts w:eastAsia="Arial Unicode MS"/>
          <w:i/>
          <w:iCs/>
          <w:kern w:val="20"/>
          <w:rPrChange w:id="591" w:author="Angèle Dilu Keti" w:date="2020-10-22T08:09:00Z">
            <w:rPr>
              <w:rFonts w:eastAsia="Arial Unicode MS"/>
              <w:kern w:val="20"/>
            </w:rPr>
          </w:rPrChange>
        </w:rPr>
        <w:t xml:space="preserve"> </w:t>
      </w:r>
      <w:r w:rsidRPr="001D341C">
        <w:rPr>
          <w:rFonts w:eastAsia="Arial Unicode MS"/>
          <w:i/>
          <w:iCs/>
          <w:kern w:val="20"/>
          <w:rPrChange w:id="592" w:author="Angèle Dilu Keti" w:date="2020-10-22T08:09:00Z">
            <w:rPr>
              <w:rFonts w:eastAsia="Arial Unicode MS"/>
              <w:kern w:val="20"/>
            </w:rPr>
          </w:rPrChange>
        </w:rPr>
        <w:t>du</w:t>
      </w:r>
      <w:r w:rsidR="00951416" w:rsidRPr="001D341C">
        <w:rPr>
          <w:rFonts w:eastAsia="Arial Unicode MS"/>
          <w:i/>
          <w:iCs/>
          <w:kern w:val="20"/>
          <w:rPrChange w:id="593" w:author="Angèle Dilu Keti" w:date="2020-10-22T08:09:00Z">
            <w:rPr>
              <w:rFonts w:eastAsia="Arial Unicode MS"/>
              <w:kern w:val="20"/>
            </w:rPr>
          </w:rPrChange>
        </w:rPr>
        <w:t xml:space="preserve"> </w:t>
      </w:r>
      <w:r w:rsidR="00E05653" w:rsidRPr="001D341C">
        <w:rPr>
          <w:i/>
          <w:iCs/>
          <w:rPrChange w:id="594" w:author="Angèle Dilu Keti" w:date="2020-10-22T08:09:00Z">
            <w:rPr/>
          </w:rPrChange>
        </w:rPr>
        <w:fldChar w:fldCharType="begin"/>
      </w:r>
      <w:r w:rsidR="00E05653" w:rsidRPr="001D341C">
        <w:rPr>
          <w:i/>
          <w:iCs/>
          <w:rPrChange w:id="595" w:author="Angèle Dilu Keti" w:date="2020-10-22T08:09:00Z">
            <w:rPr/>
          </w:rPrChange>
        </w:rPr>
        <w:instrText xml:space="preserve"> HYPERLINK "https://fr.wiktionary.org/wiki/mariage" \o "mariage" </w:instrText>
      </w:r>
      <w:r w:rsidR="00E05653" w:rsidRPr="001D341C">
        <w:rPr>
          <w:i/>
          <w:iCs/>
          <w:rPrChange w:id="596" w:author="Angèle Dilu Keti" w:date="2020-10-22T08:09:00Z">
            <w:rPr/>
          </w:rPrChange>
        </w:rPr>
        <w:fldChar w:fldCharType="separate"/>
      </w:r>
      <w:r w:rsidRPr="001D341C">
        <w:rPr>
          <w:rFonts w:eastAsia="Arial Unicode MS"/>
          <w:i/>
          <w:iCs/>
          <w:kern w:val="20"/>
          <w:rPrChange w:id="597" w:author="Angèle Dilu Keti" w:date="2020-10-22T08:09:00Z">
            <w:rPr>
              <w:rFonts w:eastAsia="Arial Unicode MS"/>
              <w:kern w:val="20"/>
            </w:rPr>
          </w:rPrChange>
        </w:rPr>
        <w:t>mariage</w:t>
      </w:r>
      <w:r w:rsidR="00E05653" w:rsidRPr="001D341C">
        <w:rPr>
          <w:rFonts w:eastAsia="Arial Unicode MS"/>
          <w:i/>
          <w:iCs/>
          <w:kern w:val="20"/>
          <w:rPrChange w:id="598" w:author="Angèle Dilu Keti" w:date="2020-10-22T08:09:00Z">
            <w:rPr>
              <w:rFonts w:eastAsia="Arial Unicode MS"/>
              <w:kern w:val="20"/>
            </w:rPr>
          </w:rPrChange>
        </w:rPr>
        <w:fldChar w:fldCharType="end"/>
      </w:r>
      <w:r w:rsidRPr="001D341C">
        <w:rPr>
          <w:rFonts w:eastAsia="Arial Unicode MS"/>
          <w:i/>
          <w:iCs/>
          <w:kern w:val="20"/>
          <w:rPrChange w:id="599" w:author="Angèle Dilu Keti" w:date="2020-10-22T08:09:00Z">
            <w:rPr>
              <w:rFonts w:eastAsia="Arial Unicode MS"/>
              <w:kern w:val="20"/>
            </w:rPr>
          </w:rPrChange>
        </w:rPr>
        <w:t xml:space="preserve"> (religieux, civil ou de fait)</w:t>
      </w:r>
    </w:p>
    <w:p w14:paraId="1BFCA508" w14:textId="77777777" w:rsidR="0046493C" w:rsidRPr="001D341C" w:rsidRDefault="0046493C" w:rsidP="00305419">
      <w:pPr>
        <w:spacing w:before="120" w:line="276" w:lineRule="auto"/>
        <w:jc w:val="both"/>
        <w:rPr>
          <w:rFonts w:eastAsia="Arial Unicode MS"/>
          <w:i/>
          <w:iCs/>
          <w:kern w:val="20"/>
          <w:rPrChange w:id="600" w:author="Angèle Dilu Keti" w:date="2020-10-22T08:09:00Z">
            <w:rPr>
              <w:rFonts w:eastAsia="Arial Unicode MS"/>
              <w:kern w:val="20"/>
            </w:rPr>
          </w:rPrChange>
        </w:rPr>
      </w:pPr>
      <w:r w:rsidRPr="001D341C">
        <w:rPr>
          <w:rFonts w:eastAsia="Arial Unicode MS"/>
          <w:b/>
          <w:i/>
          <w:iCs/>
          <w:kern w:val="20"/>
          <w:rPrChange w:id="601" w:author="Angèle Dilu Keti" w:date="2020-10-22T08:09:00Z">
            <w:rPr>
              <w:rFonts w:eastAsia="Arial Unicode MS"/>
              <w:b/>
              <w:kern w:val="20"/>
            </w:rPr>
          </w:rPrChange>
        </w:rPr>
        <w:t>Divorcé/Séparé</w:t>
      </w:r>
      <w:r w:rsidRPr="001D341C">
        <w:rPr>
          <w:rFonts w:eastAsia="Arial Unicode MS"/>
          <w:i/>
          <w:iCs/>
          <w:kern w:val="20"/>
          <w:rPrChange w:id="602" w:author="Angèle Dilu Keti" w:date="2020-10-22T08:09:00Z">
            <w:rPr>
              <w:rFonts w:eastAsia="Arial Unicode MS"/>
              <w:kern w:val="20"/>
            </w:rPr>
          </w:rPrChange>
        </w:rPr>
        <w:t xml:space="preserve"> : personne qui s’était marié </w:t>
      </w:r>
      <w:r w:rsidR="00327CCD" w:rsidRPr="001D341C">
        <w:rPr>
          <w:rFonts w:eastAsia="Arial Unicode MS"/>
          <w:i/>
          <w:iCs/>
          <w:kern w:val="20"/>
          <w:rPrChange w:id="603" w:author="Angèle Dilu Keti" w:date="2020-10-22T08:09:00Z">
            <w:rPr>
              <w:rFonts w:eastAsia="Arial Unicode MS"/>
              <w:kern w:val="20"/>
            </w:rPr>
          </w:rPrChange>
        </w:rPr>
        <w:t xml:space="preserve">(ou vivait maritalement) </w:t>
      </w:r>
      <w:r w:rsidRPr="001D341C">
        <w:rPr>
          <w:rFonts w:eastAsia="Arial Unicode MS"/>
          <w:i/>
          <w:iCs/>
          <w:kern w:val="20"/>
          <w:rPrChange w:id="604" w:author="Angèle Dilu Keti" w:date="2020-10-22T08:09:00Z">
            <w:rPr>
              <w:rFonts w:eastAsia="Arial Unicode MS"/>
              <w:kern w:val="20"/>
            </w:rPr>
          </w:rPrChange>
        </w:rPr>
        <w:t>mais qui n’est plus</w:t>
      </w:r>
      <w:r w:rsidR="00327CCD" w:rsidRPr="001D341C">
        <w:rPr>
          <w:rFonts w:eastAsia="Arial Unicode MS"/>
          <w:i/>
          <w:iCs/>
          <w:kern w:val="20"/>
          <w:rPrChange w:id="605" w:author="Angèle Dilu Keti" w:date="2020-10-22T08:09:00Z">
            <w:rPr>
              <w:rFonts w:eastAsia="Arial Unicode MS"/>
              <w:kern w:val="20"/>
            </w:rPr>
          </w:rPrChange>
        </w:rPr>
        <w:t xml:space="preserve"> actuellement dans un </w:t>
      </w:r>
      <w:r w:rsidRPr="001D341C">
        <w:rPr>
          <w:rFonts w:eastAsia="Arial Unicode MS"/>
          <w:i/>
          <w:iCs/>
          <w:kern w:val="20"/>
          <w:rPrChange w:id="606" w:author="Angèle Dilu Keti" w:date="2020-10-22T08:09:00Z">
            <w:rPr>
              <w:rFonts w:eastAsia="Arial Unicode MS"/>
              <w:kern w:val="20"/>
            </w:rPr>
          </w:rPrChange>
        </w:rPr>
        <w:t>lien</w:t>
      </w:r>
      <w:r w:rsidR="00327CCD" w:rsidRPr="001D341C">
        <w:rPr>
          <w:rFonts w:eastAsia="Arial Unicode MS"/>
          <w:i/>
          <w:iCs/>
          <w:kern w:val="20"/>
          <w:rPrChange w:id="607" w:author="Angèle Dilu Keti" w:date="2020-10-22T08:09:00Z">
            <w:rPr>
              <w:rFonts w:eastAsia="Arial Unicode MS"/>
              <w:kern w:val="20"/>
            </w:rPr>
          </w:rPrChange>
        </w:rPr>
        <w:t xml:space="preserve"> de</w:t>
      </w:r>
      <w:r w:rsidRPr="001D341C">
        <w:rPr>
          <w:rFonts w:eastAsia="Arial Unicode MS"/>
          <w:i/>
          <w:iCs/>
          <w:kern w:val="20"/>
          <w:rPrChange w:id="608" w:author="Angèle Dilu Keti" w:date="2020-10-22T08:09:00Z">
            <w:rPr>
              <w:rFonts w:eastAsia="Arial Unicode MS"/>
              <w:kern w:val="20"/>
            </w:rPr>
          </w:rPrChange>
        </w:rPr>
        <w:t xml:space="preserve"> mariage</w:t>
      </w:r>
      <w:r w:rsidR="00327CCD" w:rsidRPr="001D341C">
        <w:rPr>
          <w:rFonts w:eastAsia="Arial Unicode MS"/>
          <w:i/>
          <w:iCs/>
          <w:kern w:val="20"/>
          <w:rPrChange w:id="609" w:author="Angèle Dilu Keti" w:date="2020-10-22T08:09:00Z">
            <w:rPr>
              <w:rFonts w:eastAsia="Arial Unicode MS"/>
              <w:kern w:val="20"/>
            </w:rPr>
          </w:rPrChange>
        </w:rPr>
        <w:t xml:space="preserve"> avec quelqu’un.</w:t>
      </w:r>
    </w:p>
    <w:p w14:paraId="4653D283" w14:textId="77777777" w:rsidR="0046493C" w:rsidRPr="001D341C" w:rsidRDefault="0046493C" w:rsidP="00305419">
      <w:pPr>
        <w:widowControl/>
        <w:shd w:val="clear" w:color="auto" w:fill="FFFFFF"/>
        <w:kinsoku/>
        <w:spacing w:before="120" w:line="276" w:lineRule="auto"/>
        <w:jc w:val="both"/>
        <w:rPr>
          <w:rFonts w:eastAsia="Arial Unicode MS"/>
          <w:i/>
          <w:iCs/>
          <w:kern w:val="20"/>
          <w:rPrChange w:id="610" w:author="Angèle Dilu Keti" w:date="2020-10-22T08:09:00Z">
            <w:rPr>
              <w:rFonts w:eastAsia="Arial Unicode MS"/>
              <w:kern w:val="20"/>
            </w:rPr>
          </w:rPrChange>
        </w:rPr>
      </w:pPr>
      <w:r w:rsidRPr="001D341C">
        <w:rPr>
          <w:rFonts w:eastAsia="Arial Unicode MS"/>
          <w:b/>
          <w:i/>
          <w:iCs/>
          <w:kern w:val="20"/>
          <w:rPrChange w:id="611" w:author="Angèle Dilu Keti" w:date="2020-10-22T08:09:00Z">
            <w:rPr>
              <w:rFonts w:eastAsia="Arial Unicode MS"/>
              <w:b/>
              <w:kern w:val="20"/>
            </w:rPr>
          </w:rPrChange>
        </w:rPr>
        <w:t>Veuf</w:t>
      </w:r>
      <w:r w:rsidRPr="001D341C">
        <w:rPr>
          <w:rFonts w:eastAsia="Arial Unicode MS"/>
          <w:i/>
          <w:iCs/>
          <w:kern w:val="20"/>
          <w:rPrChange w:id="612" w:author="Angèle Dilu Keti" w:date="2020-10-22T08:09:00Z">
            <w:rPr>
              <w:rFonts w:eastAsia="Arial Unicode MS"/>
              <w:kern w:val="20"/>
            </w:rPr>
          </w:rPrChange>
        </w:rPr>
        <w:t xml:space="preserve"> : </w:t>
      </w:r>
      <w:r w:rsidR="00327CCD" w:rsidRPr="001D341C">
        <w:rPr>
          <w:rFonts w:eastAsia="Arial Unicode MS"/>
          <w:i/>
          <w:iCs/>
          <w:kern w:val="20"/>
          <w:rPrChange w:id="613" w:author="Angèle Dilu Keti" w:date="2020-10-22T08:09:00Z">
            <w:rPr>
              <w:rFonts w:eastAsia="Arial Unicode MS"/>
              <w:kern w:val="20"/>
            </w:rPr>
          </w:rPrChange>
        </w:rPr>
        <w:t>personne dont</w:t>
      </w:r>
      <w:r w:rsidRPr="001D341C">
        <w:rPr>
          <w:rFonts w:eastAsia="Arial Unicode MS"/>
          <w:i/>
          <w:iCs/>
          <w:kern w:val="20"/>
          <w:rPrChange w:id="614" w:author="Angèle Dilu Keti" w:date="2020-10-22T08:09:00Z">
            <w:rPr>
              <w:rFonts w:eastAsia="Arial Unicode MS"/>
              <w:kern w:val="20"/>
            </w:rPr>
          </w:rPrChange>
        </w:rPr>
        <w:t xml:space="preserve"> le </w:t>
      </w:r>
      <w:r w:rsidR="00327CCD" w:rsidRPr="001D341C">
        <w:rPr>
          <w:rFonts w:eastAsia="Arial Unicode MS"/>
          <w:i/>
          <w:iCs/>
          <w:kern w:val="20"/>
          <w:rPrChange w:id="615" w:author="Angèle Dilu Keti" w:date="2020-10-22T08:09:00Z">
            <w:rPr>
              <w:rFonts w:eastAsia="Arial Unicode MS"/>
              <w:kern w:val="20"/>
            </w:rPr>
          </w:rPrChange>
        </w:rPr>
        <w:t>conjoint</w:t>
      </w:r>
      <w:r w:rsidRPr="001D341C">
        <w:rPr>
          <w:rFonts w:eastAsia="Arial Unicode MS"/>
          <w:i/>
          <w:iCs/>
          <w:kern w:val="20"/>
          <w:rPrChange w:id="616" w:author="Angèle Dilu Keti" w:date="2020-10-22T08:09:00Z">
            <w:rPr>
              <w:rFonts w:eastAsia="Arial Unicode MS"/>
              <w:kern w:val="20"/>
            </w:rPr>
          </w:rPrChange>
        </w:rPr>
        <w:t xml:space="preserve"> </w:t>
      </w:r>
      <w:r w:rsidR="00327CCD" w:rsidRPr="001D341C">
        <w:rPr>
          <w:rFonts w:eastAsia="Arial Unicode MS"/>
          <w:i/>
          <w:iCs/>
          <w:kern w:val="20"/>
          <w:rPrChange w:id="617" w:author="Angèle Dilu Keti" w:date="2020-10-22T08:09:00Z">
            <w:rPr>
              <w:rFonts w:eastAsia="Arial Unicode MS"/>
              <w:kern w:val="20"/>
            </w:rPr>
          </w:rPrChange>
        </w:rPr>
        <w:t xml:space="preserve">est mort </w:t>
      </w:r>
      <w:r w:rsidRPr="001D341C">
        <w:rPr>
          <w:rFonts w:eastAsia="Arial Unicode MS"/>
          <w:i/>
          <w:iCs/>
          <w:kern w:val="20"/>
          <w:rPrChange w:id="618" w:author="Angèle Dilu Keti" w:date="2020-10-22T08:09:00Z">
            <w:rPr>
              <w:rFonts w:eastAsia="Arial Unicode MS"/>
              <w:kern w:val="20"/>
            </w:rPr>
          </w:rPrChange>
        </w:rPr>
        <w:t>et qui ne s’est pas remarié</w:t>
      </w:r>
      <w:r w:rsidR="00327CCD" w:rsidRPr="001D341C">
        <w:rPr>
          <w:rFonts w:eastAsia="Arial Unicode MS"/>
          <w:i/>
          <w:iCs/>
          <w:kern w:val="20"/>
          <w:rPrChange w:id="619" w:author="Angèle Dilu Keti" w:date="2020-10-22T08:09:00Z">
            <w:rPr>
              <w:rFonts w:eastAsia="Arial Unicode MS"/>
              <w:kern w:val="20"/>
            </w:rPr>
          </w:rPrChange>
        </w:rPr>
        <w:t>e</w:t>
      </w:r>
      <w:r w:rsidRPr="001D341C">
        <w:rPr>
          <w:rFonts w:eastAsia="Arial Unicode MS"/>
          <w:i/>
          <w:iCs/>
          <w:kern w:val="20"/>
          <w:rPrChange w:id="620" w:author="Angèle Dilu Keti" w:date="2020-10-22T08:09:00Z">
            <w:rPr>
              <w:rFonts w:eastAsia="Arial Unicode MS"/>
              <w:kern w:val="20"/>
            </w:rPr>
          </w:rPrChange>
        </w:rPr>
        <w:t>.</w:t>
      </w:r>
    </w:p>
    <w:p w14:paraId="18BFC4AF" w14:textId="77777777" w:rsidR="0046493C" w:rsidRPr="00E05653" w:rsidRDefault="0046493C" w:rsidP="00305419">
      <w:pPr>
        <w:spacing w:before="120" w:line="276" w:lineRule="auto"/>
        <w:jc w:val="both"/>
        <w:rPr>
          <w:rFonts w:eastAsia="Arial Unicode MS"/>
          <w:kern w:val="20"/>
        </w:rPr>
      </w:pPr>
    </w:p>
    <w:p w14:paraId="0FE91FEE" w14:textId="77777777" w:rsidR="00CB1752" w:rsidRPr="00F42E52" w:rsidRDefault="009939CB" w:rsidP="00305419">
      <w:pPr>
        <w:spacing w:before="120" w:line="276" w:lineRule="auto"/>
        <w:jc w:val="both"/>
        <w:rPr>
          <w:rFonts w:eastAsia="Arial Unicode MS"/>
          <w:kern w:val="20"/>
        </w:rPr>
      </w:pPr>
      <w:r w:rsidRPr="00F42E52">
        <w:rPr>
          <w:rFonts w:eastAsia="Arial Unicode MS"/>
          <w:b/>
          <w:bCs/>
          <w:kern w:val="20"/>
          <w:u w:val="single"/>
        </w:rPr>
        <w:lastRenderedPageBreak/>
        <w:t>CEE08</w:t>
      </w:r>
      <w:r w:rsidR="00CB1752" w:rsidRPr="00951416">
        <w:rPr>
          <w:rFonts w:eastAsia="Arial Unicode MS"/>
          <w:b/>
          <w:bCs/>
          <w:kern w:val="20"/>
        </w:rPr>
        <w:t xml:space="preserve"> : </w:t>
      </w:r>
      <w:r w:rsidR="00065305" w:rsidRPr="00951416">
        <w:rPr>
          <w:rFonts w:eastAsia="Arial Unicode MS"/>
          <w:kern w:val="20"/>
        </w:rPr>
        <w:t xml:space="preserve">Déterminer </w:t>
      </w:r>
      <w:r w:rsidR="00065305" w:rsidRPr="00F42E52">
        <w:rPr>
          <w:rFonts w:eastAsia="Arial Unicode MS"/>
          <w:kern w:val="20"/>
        </w:rPr>
        <w:t>si l’enfant</w:t>
      </w:r>
      <w:r w:rsidR="00CB1752" w:rsidRPr="00F42E52">
        <w:rPr>
          <w:rFonts w:eastAsia="Arial Unicode MS"/>
          <w:kern w:val="20"/>
        </w:rPr>
        <w:t xml:space="preserve"> vivait dans le ménage pendant la période de la campagne de va</w:t>
      </w:r>
      <w:r w:rsidR="00065305" w:rsidRPr="00F42E52">
        <w:rPr>
          <w:rFonts w:eastAsia="Arial Unicode MS"/>
          <w:kern w:val="20"/>
        </w:rPr>
        <w:t>ccination contre la rougeole</w:t>
      </w:r>
      <w:r w:rsidR="00CB1752" w:rsidRPr="00F42E52">
        <w:rPr>
          <w:rFonts w:eastAsia="Arial Unicode MS"/>
          <w:kern w:val="20"/>
        </w:rPr>
        <w:t>.</w:t>
      </w:r>
    </w:p>
    <w:p w14:paraId="7D7AA355" w14:textId="6955162C" w:rsidR="00CB1752" w:rsidRPr="00F42E52" w:rsidRDefault="00CB1752" w:rsidP="00305419">
      <w:pPr>
        <w:spacing w:before="120" w:line="276" w:lineRule="auto"/>
        <w:jc w:val="both"/>
        <w:rPr>
          <w:rFonts w:eastAsia="Arial Unicode MS"/>
          <w:b/>
          <w:i/>
          <w:color w:val="FF0000"/>
          <w:kern w:val="20"/>
        </w:rPr>
      </w:pPr>
      <w:r w:rsidRPr="00F42E52">
        <w:rPr>
          <w:rFonts w:eastAsia="Arial Unicode MS"/>
          <w:b/>
          <w:i/>
          <w:color w:val="FF0000"/>
          <w:kern w:val="20"/>
        </w:rPr>
        <w:t>La période de campagne est vari</w:t>
      </w:r>
      <w:r w:rsidR="00065305" w:rsidRPr="00F42E52">
        <w:rPr>
          <w:rFonts w:eastAsia="Arial Unicode MS"/>
          <w:b/>
          <w:i/>
          <w:color w:val="FF0000"/>
          <w:kern w:val="20"/>
        </w:rPr>
        <w:t xml:space="preserve">able selon </w:t>
      </w:r>
      <w:del w:id="621" w:author="Angèle Dilu Ahuka" w:date="2019-06-18T21:30:00Z">
        <w:r w:rsidR="00065305" w:rsidRPr="00F42E52" w:rsidDel="0005294B">
          <w:rPr>
            <w:rFonts w:eastAsia="Arial Unicode MS"/>
            <w:b/>
            <w:i/>
            <w:color w:val="FF0000"/>
            <w:kern w:val="20"/>
          </w:rPr>
          <w:delText xml:space="preserve">qu’il s’agisse du </w:delText>
        </w:r>
        <w:r w:rsidR="00327CCD" w:rsidRPr="00F42E52" w:rsidDel="0005294B">
          <w:rPr>
            <w:rFonts w:eastAsia="Arial Unicode MS"/>
            <w:b/>
            <w:i/>
            <w:color w:val="FF0000"/>
            <w:kern w:val="20"/>
          </w:rPr>
          <w:delText xml:space="preserve">bloc </w:delText>
        </w:r>
        <w:r w:rsidR="00327CCD" w:rsidRPr="0005294B" w:rsidDel="0005294B">
          <w:rPr>
            <w:rFonts w:eastAsia="Arial Unicode MS"/>
            <w:b/>
            <w:i/>
            <w:color w:val="FF0000"/>
            <w:kern w:val="20"/>
            <w:highlight w:val="yellow"/>
            <w:rPrChange w:id="622" w:author="Angèle Dilu Ahuka" w:date="2019-06-18T21:29:00Z">
              <w:rPr>
                <w:rFonts w:eastAsia="Arial Unicode MS"/>
                <w:b/>
                <w:i/>
                <w:color w:val="FF0000"/>
                <w:kern w:val="20"/>
              </w:rPr>
            </w:rPrChange>
          </w:rPr>
          <w:delText>1, 2 ou 3, allant</w:delText>
        </w:r>
        <w:r w:rsidR="00065305" w:rsidRPr="0005294B" w:rsidDel="0005294B">
          <w:rPr>
            <w:rFonts w:eastAsia="Arial Unicode MS"/>
            <w:b/>
            <w:i/>
            <w:color w:val="FF0000"/>
            <w:kern w:val="20"/>
            <w:highlight w:val="yellow"/>
            <w:rPrChange w:id="623" w:author="Angèle Dilu Ahuka" w:date="2019-06-18T21:29:00Z">
              <w:rPr>
                <w:rFonts w:eastAsia="Arial Unicode MS"/>
                <w:b/>
                <w:i/>
                <w:color w:val="FF0000"/>
                <w:kern w:val="20"/>
              </w:rPr>
            </w:rPrChange>
          </w:rPr>
          <w:delText xml:space="preserve"> d’</w:delText>
        </w:r>
        <w:r w:rsidRPr="0005294B" w:rsidDel="0005294B">
          <w:rPr>
            <w:rFonts w:eastAsia="Arial Unicode MS"/>
            <w:b/>
            <w:i/>
            <w:color w:val="FF0000"/>
            <w:kern w:val="20"/>
            <w:highlight w:val="yellow"/>
            <w:rPrChange w:id="624" w:author="Angèle Dilu Ahuka" w:date="2019-06-18T21:29:00Z">
              <w:rPr>
                <w:rFonts w:eastAsia="Arial Unicode MS"/>
                <w:b/>
                <w:i/>
                <w:color w:val="FF0000"/>
                <w:kern w:val="20"/>
              </w:rPr>
            </w:rPrChange>
          </w:rPr>
          <w:delText>Août</w:delText>
        </w:r>
        <w:r w:rsidR="00327CCD" w:rsidRPr="0005294B" w:rsidDel="0005294B">
          <w:rPr>
            <w:rFonts w:eastAsia="Arial Unicode MS"/>
            <w:b/>
            <w:i/>
            <w:color w:val="FF0000"/>
            <w:kern w:val="20"/>
            <w:highlight w:val="yellow"/>
            <w:rPrChange w:id="625" w:author="Angèle Dilu Ahuka" w:date="2019-06-18T21:29:00Z">
              <w:rPr>
                <w:rFonts w:eastAsia="Arial Unicode MS"/>
                <w:b/>
                <w:i/>
                <w:color w:val="FF0000"/>
                <w:kern w:val="20"/>
              </w:rPr>
            </w:rPrChange>
          </w:rPr>
          <w:delText xml:space="preserve"> 2016 à </w:delText>
        </w:r>
        <w:r w:rsidR="00065305" w:rsidRPr="0005294B" w:rsidDel="0005294B">
          <w:rPr>
            <w:rFonts w:eastAsia="Arial Unicode MS"/>
            <w:b/>
            <w:i/>
            <w:color w:val="FF0000"/>
            <w:kern w:val="20"/>
            <w:highlight w:val="yellow"/>
            <w:rPrChange w:id="626" w:author="Angèle Dilu Ahuka" w:date="2019-06-18T21:29:00Z">
              <w:rPr>
                <w:rFonts w:eastAsia="Arial Unicode MS"/>
                <w:b/>
                <w:i/>
                <w:color w:val="FF0000"/>
                <w:kern w:val="20"/>
              </w:rPr>
            </w:rPrChange>
          </w:rPr>
          <w:delText>Février</w:delText>
        </w:r>
        <w:r w:rsidR="00327CCD" w:rsidRPr="0005294B" w:rsidDel="0005294B">
          <w:rPr>
            <w:rFonts w:eastAsia="Arial Unicode MS"/>
            <w:b/>
            <w:i/>
            <w:color w:val="FF0000"/>
            <w:kern w:val="20"/>
            <w:highlight w:val="yellow"/>
            <w:rPrChange w:id="627" w:author="Angèle Dilu Ahuka" w:date="2019-06-18T21:29:00Z">
              <w:rPr>
                <w:rFonts w:eastAsia="Arial Unicode MS"/>
                <w:b/>
                <w:i/>
                <w:color w:val="FF0000"/>
                <w:kern w:val="20"/>
              </w:rPr>
            </w:rPrChange>
          </w:rPr>
          <w:delText xml:space="preserve"> 2017</w:delText>
        </w:r>
      </w:del>
      <w:ins w:id="628" w:author="Angèle Dilu Ahuka" w:date="2019-06-18T21:30:00Z">
        <w:r w:rsidR="0005294B">
          <w:rPr>
            <w:rFonts w:eastAsia="Arial Unicode MS"/>
            <w:b/>
            <w:i/>
            <w:color w:val="FF0000"/>
            <w:kern w:val="20"/>
          </w:rPr>
          <w:t xml:space="preserve">les </w:t>
        </w:r>
        <w:r w:rsidR="0005294B" w:rsidRPr="00745D0C">
          <w:rPr>
            <w:rFonts w:eastAsia="Arial Unicode MS"/>
            <w:b/>
            <w:i/>
            <w:color w:val="FF0000"/>
            <w:kern w:val="20"/>
          </w:rPr>
          <w:t>provinces</w:t>
        </w:r>
      </w:ins>
      <w:r w:rsidRPr="00745D0C">
        <w:rPr>
          <w:rFonts w:eastAsia="Arial Unicode MS"/>
          <w:b/>
          <w:i/>
          <w:color w:val="FF0000"/>
          <w:kern w:val="20"/>
        </w:rPr>
        <w:t>.</w:t>
      </w:r>
      <w:r w:rsidRPr="00F42E52">
        <w:rPr>
          <w:rFonts w:eastAsia="Arial Unicode MS"/>
          <w:b/>
          <w:i/>
          <w:color w:val="FF0000"/>
          <w:kern w:val="20"/>
        </w:rPr>
        <w:t xml:space="preserve"> </w:t>
      </w:r>
    </w:p>
    <w:p w14:paraId="64D8E4B8" w14:textId="3323DE7B" w:rsidR="00327CCD" w:rsidRPr="00676E8B" w:rsidDel="00745D0C" w:rsidRDefault="00327CCD" w:rsidP="00305419">
      <w:pPr>
        <w:numPr>
          <w:ilvl w:val="0"/>
          <w:numId w:val="15"/>
        </w:numPr>
        <w:spacing w:before="120" w:line="276" w:lineRule="auto"/>
        <w:ind w:right="936"/>
        <w:jc w:val="both"/>
        <w:rPr>
          <w:del w:id="629" w:author="Angèle Dilu Keti" w:date="2020-10-19T01:21:00Z"/>
          <w:rFonts w:eastAsia="Arial Unicode MS"/>
          <w:kern w:val="20"/>
          <w:highlight w:val="yellow"/>
          <w:rPrChange w:id="630" w:author="Angèle Dilu Ahuka" w:date="2019-06-18T21:47:00Z">
            <w:rPr>
              <w:del w:id="631" w:author="Angèle Dilu Keti" w:date="2020-10-19T01:21:00Z"/>
              <w:rFonts w:eastAsia="Arial Unicode MS"/>
              <w:kern w:val="20"/>
            </w:rPr>
          </w:rPrChange>
        </w:rPr>
      </w:pPr>
      <w:del w:id="632" w:author="Angèle Dilu Keti" w:date="2020-10-19T01:21:00Z">
        <w:r w:rsidRPr="00676E8B" w:rsidDel="00745D0C">
          <w:rPr>
            <w:color w:val="000000" w:themeColor="text1"/>
            <w:kern w:val="20"/>
            <w:highlight w:val="yellow"/>
            <w:rPrChange w:id="633" w:author="Angèle Dilu Ahuka" w:date="2019-06-18T21:47:00Z">
              <w:rPr>
                <w:color w:val="000000" w:themeColor="text1"/>
                <w:kern w:val="20"/>
              </w:rPr>
            </w:rPrChange>
          </w:rPr>
          <w:delText xml:space="preserve">du 27 </w:delText>
        </w:r>
      </w:del>
      <w:ins w:id="634" w:author="Angèle Dilu Ahuka" w:date="2019-06-18T21:29:00Z">
        <w:del w:id="635" w:author="Angèle Dilu Keti" w:date="2020-10-19T01:21:00Z">
          <w:r w:rsidR="0005294B" w:rsidRPr="00676E8B" w:rsidDel="00745D0C">
            <w:rPr>
              <w:color w:val="000000" w:themeColor="text1"/>
              <w:kern w:val="20"/>
              <w:highlight w:val="yellow"/>
              <w:rPrChange w:id="636" w:author="Angèle Dilu Ahuka" w:date="2019-06-18T21:47:00Z">
                <w:rPr>
                  <w:color w:val="000000" w:themeColor="text1"/>
                  <w:kern w:val="20"/>
                </w:rPr>
              </w:rPrChange>
            </w:rPr>
            <w:delText xml:space="preserve">19 </w:delText>
          </w:r>
        </w:del>
      </w:ins>
      <w:del w:id="637" w:author="Angèle Dilu Keti" w:date="2020-10-19T01:21:00Z">
        <w:r w:rsidRPr="00676E8B" w:rsidDel="00745D0C">
          <w:rPr>
            <w:color w:val="000000" w:themeColor="text1"/>
            <w:kern w:val="20"/>
            <w:highlight w:val="yellow"/>
            <w:rPrChange w:id="638" w:author="Angèle Dilu Ahuka" w:date="2019-06-18T21:47:00Z">
              <w:rPr>
                <w:color w:val="000000" w:themeColor="text1"/>
                <w:kern w:val="20"/>
              </w:rPr>
            </w:rPrChange>
          </w:rPr>
          <w:delText xml:space="preserve">au </w:delText>
        </w:r>
      </w:del>
      <w:ins w:id="639" w:author="Angèle Dilu Ahuka" w:date="2019-06-18T21:29:00Z">
        <w:del w:id="640" w:author="Angèle Dilu Keti" w:date="2020-10-19T01:21:00Z">
          <w:r w:rsidR="0005294B" w:rsidRPr="00676E8B" w:rsidDel="00745D0C">
            <w:rPr>
              <w:color w:val="000000" w:themeColor="text1"/>
              <w:kern w:val="20"/>
              <w:highlight w:val="yellow"/>
              <w:rPrChange w:id="641" w:author="Angèle Dilu Ahuka" w:date="2019-06-18T21:47:00Z">
                <w:rPr>
                  <w:color w:val="000000" w:themeColor="text1"/>
                  <w:kern w:val="20"/>
                </w:rPr>
              </w:rPrChange>
            </w:rPr>
            <w:delText>23</w:delText>
          </w:r>
        </w:del>
      </w:ins>
      <w:del w:id="642" w:author="Angèle Dilu Keti" w:date="2020-10-19T01:21:00Z">
        <w:r w:rsidRPr="00676E8B" w:rsidDel="00745D0C">
          <w:rPr>
            <w:color w:val="000000" w:themeColor="text1"/>
            <w:kern w:val="20"/>
            <w:highlight w:val="yellow"/>
            <w:rPrChange w:id="643" w:author="Angèle Dilu Ahuka" w:date="2019-06-18T21:47:00Z">
              <w:rPr>
                <w:color w:val="000000" w:themeColor="text1"/>
                <w:kern w:val="20"/>
              </w:rPr>
            </w:rPrChange>
          </w:rPr>
          <w:delText>31 a</w:delText>
        </w:r>
      </w:del>
      <w:ins w:id="644" w:author="Angèle Dilu Ahuka" w:date="2019-06-18T21:29:00Z">
        <w:del w:id="645" w:author="Angèle Dilu Keti" w:date="2020-10-19T01:21:00Z">
          <w:r w:rsidR="0005294B" w:rsidRPr="00676E8B" w:rsidDel="00745D0C">
            <w:rPr>
              <w:color w:val="000000" w:themeColor="text1"/>
              <w:kern w:val="20"/>
              <w:highlight w:val="yellow"/>
              <w:rPrChange w:id="646" w:author="Angèle Dilu Ahuka" w:date="2019-06-18T21:47:00Z">
                <w:rPr>
                  <w:color w:val="000000" w:themeColor="text1"/>
                  <w:kern w:val="20"/>
                </w:rPr>
              </w:rPrChange>
            </w:rPr>
            <w:delText xml:space="preserve">vril </w:delText>
          </w:r>
        </w:del>
      </w:ins>
      <w:del w:id="647" w:author="Angèle Dilu Keti" w:date="2020-10-19T01:21:00Z">
        <w:r w:rsidRPr="00676E8B" w:rsidDel="00745D0C">
          <w:rPr>
            <w:color w:val="000000" w:themeColor="text1"/>
            <w:kern w:val="20"/>
            <w:highlight w:val="yellow"/>
            <w:rPrChange w:id="648" w:author="Angèle Dilu Ahuka" w:date="2019-06-18T21:47:00Z">
              <w:rPr>
                <w:color w:val="000000" w:themeColor="text1"/>
                <w:kern w:val="20"/>
              </w:rPr>
            </w:rPrChange>
          </w:rPr>
          <w:delText>out201</w:delText>
        </w:r>
      </w:del>
      <w:ins w:id="649" w:author="Angèle Dilu Ahuka" w:date="2019-06-18T21:30:00Z">
        <w:del w:id="650" w:author="Angèle Dilu Keti" w:date="2020-10-19T01:21:00Z">
          <w:r w:rsidR="0005294B" w:rsidRPr="00676E8B" w:rsidDel="00745D0C">
            <w:rPr>
              <w:color w:val="000000" w:themeColor="text1"/>
              <w:kern w:val="20"/>
              <w:highlight w:val="yellow"/>
              <w:rPrChange w:id="651" w:author="Angèle Dilu Ahuka" w:date="2019-06-18T21:47:00Z">
                <w:rPr>
                  <w:color w:val="000000" w:themeColor="text1"/>
                  <w:kern w:val="20"/>
                </w:rPr>
              </w:rPrChange>
            </w:rPr>
            <w:delText xml:space="preserve">9 </w:delText>
          </w:r>
        </w:del>
      </w:ins>
      <w:del w:id="652" w:author="Angèle Dilu Keti" w:date="2020-10-19T01:21:00Z">
        <w:r w:rsidRPr="00676E8B" w:rsidDel="00745D0C">
          <w:rPr>
            <w:color w:val="000000" w:themeColor="text1"/>
            <w:kern w:val="20"/>
            <w:highlight w:val="yellow"/>
            <w:rPrChange w:id="653" w:author="Angèle Dilu Ahuka" w:date="2019-06-18T21:47:00Z">
              <w:rPr>
                <w:color w:val="000000" w:themeColor="text1"/>
                <w:kern w:val="20"/>
              </w:rPr>
            </w:rPrChange>
          </w:rPr>
          <w:delText>6 pour le</w:delText>
        </w:r>
      </w:del>
      <w:ins w:id="654" w:author="Angèle Dilu Ahuka" w:date="2019-06-18T21:29:00Z">
        <w:del w:id="655" w:author="Angèle Dilu Keti" w:date="2020-10-19T01:21:00Z">
          <w:r w:rsidR="0005294B" w:rsidRPr="00676E8B" w:rsidDel="00745D0C">
            <w:rPr>
              <w:color w:val="000000" w:themeColor="text1"/>
              <w:kern w:val="20"/>
              <w:highlight w:val="yellow"/>
              <w:rPrChange w:id="656" w:author="Angèle Dilu Ahuka" w:date="2019-06-18T21:47:00Z">
                <w:rPr>
                  <w:color w:val="000000" w:themeColor="text1"/>
                  <w:kern w:val="20"/>
                </w:rPr>
              </w:rPrChange>
            </w:rPr>
            <w:delText>s provinces (</w:delText>
          </w:r>
        </w:del>
      </w:ins>
      <w:ins w:id="657" w:author="Angèle Dilu Ahuka" w:date="2019-06-18T21:30:00Z">
        <w:del w:id="658" w:author="Angèle Dilu Keti" w:date="2020-10-19T01:21:00Z">
          <w:r w:rsidR="0005294B" w:rsidRPr="00676E8B" w:rsidDel="00745D0C">
            <w:rPr>
              <w:color w:val="000000" w:themeColor="text1"/>
              <w:kern w:val="20"/>
              <w:highlight w:val="yellow"/>
              <w:rPrChange w:id="659" w:author="Angèle Dilu Ahuka" w:date="2019-06-18T21:47:00Z">
                <w:rPr>
                  <w:color w:val="000000" w:themeColor="text1"/>
                  <w:kern w:val="20"/>
                </w:rPr>
              </w:rPrChange>
            </w:rPr>
            <w:delText>……)</w:delText>
          </w:r>
        </w:del>
      </w:ins>
      <w:del w:id="660" w:author="Angèle Dilu Keti" w:date="2020-10-19T01:21:00Z">
        <w:r w:rsidRPr="00676E8B" w:rsidDel="00745D0C">
          <w:rPr>
            <w:color w:val="000000" w:themeColor="text1"/>
            <w:kern w:val="20"/>
            <w:highlight w:val="yellow"/>
            <w:rPrChange w:id="661" w:author="Angèle Dilu Ahuka" w:date="2019-06-18T21:47:00Z">
              <w:rPr>
                <w:color w:val="000000" w:themeColor="text1"/>
                <w:kern w:val="20"/>
              </w:rPr>
            </w:rPrChange>
          </w:rPr>
          <w:delText xml:space="preserve"> bloc 1 ;</w:delText>
        </w:r>
      </w:del>
    </w:p>
    <w:p w14:paraId="6FCB55F6" w14:textId="147A869D" w:rsidR="00327CCD" w:rsidRPr="00676E8B" w:rsidDel="00745D0C" w:rsidRDefault="00327CCD" w:rsidP="00305419">
      <w:pPr>
        <w:numPr>
          <w:ilvl w:val="0"/>
          <w:numId w:val="15"/>
        </w:numPr>
        <w:spacing w:before="120" w:line="276" w:lineRule="auto"/>
        <w:ind w:right="936"/>
        <w:jc w:val="both"/>
        <w:rPr>
          <w:del w:id="662" w:author="Angèle Dilu Keti" w:date="2020-10-19T01:21:00Z"/>
          <w:rFonts w:eastAsia="Arial Unicode MS"/>
          <w:kern w:val="20"/>
          <w:highlight w:val="yellow"/>
          <w:rPrChange w:id="663" w:author="Angèle Dilu Ahuka" w:date="2019-06-18T21:47:00Z">
            <w:rPr>
              <w:del w:id="664" w:author="Angèle Dilu Keti" w:date="2020-10-19T01:21:00Z"/>
              <w:rFonts w:eastAsia="Arial Unicode MS"/>
              <w:kern w:val="20"/>
            </w:rPr>
          </w:rPrChange>
        </w:rPr>
      </w:pPr>
      <w:del w:id="665" w:author="Angèle Dilu Keti" w:date="2020-10-19T01:21:00Z">
        <w:r w:rsidRPr="00676E8B" w:rsidDel="00745D0C">
          <w:rPr>
            <w:color w:val="000000" w:themeColor="text1"/>
            <w:kern w:val="20"/>
            <w:highlight w:val="yellow"/>
            <w:rPrChange w:id="666" w:author="Angèle Dilu Ahuka" w:date="2019-06-18T21:47:00Z">
              <w:rPr>
                <w:color w:val="000000" w:themeColor="text1"/>
                <w:kern w:val="20"/>
              </w:rPr>
            </w:rPrChange>
          </w:rPr>
          <w:delText xml:space="preserve">du 06 </w:delText>
        </w:r>
      </w:del>
      <w:ins w:id="667" w:author="Angèle Dilu Ahuka" w:date="2019-06-18T21:30:00Z">
        <w:del w:id="668" w:author="Angèle Dilu Keti" w:date="2020-10-19T01:21:00Z">
          <w:r w:rsidR="0005294B" w:rsidRPr="00676E8B" w:rsidDel="00745D0C">
            <w:rPr>
              <w:color w:val="000000" w:themeColor="text1"/>
              <w:kern w:val="20"/>
              <w:highlight w:val="yellow"/>
              <w:rPrChange w:id="669" w:author="Angèle Dilu Ahuka" w:date="2019-06-18T21:47:00Z">
                <w:rPr>
                  <w:color w:val="000000" w:themeColor="text1"/>
                  <w:kern w:val="20"/>
                </w:rPr>
              </w:rPrChange>
            </w:rPr>
            <w:delText xml:space="preserve">…… </w:delText>
          </w:r>
        </w:del>
      </w:ins>
      <w:del w:id="670" w:author="Angèle Dilu Keti" w:date="2020-10-19T01:21:00Z">
        <w:r w:rsidRPr="00676E8B" w:rsidDel="00745D0C">
          <w:rPr>
            <w:color w:val="000000" w:themeColor="text1"/>
            <w:kern w:val="20"/>
            <w:highlight w:val="yellow"/>
            <w:rPrChange w:id="671" w:author="Angèle Dilu Ahuka" w:date="2019-06-18T21:47:00Z">
              <w:rPr>
                <w:color w:val="000000" w:themeColor="text1"/>
                <w:kern w:val="20"/>
              </w:rPr>
            </w:rPrChange>
          </w:rPr>
          <w:delText xml:space="preserve">au 10 </w:delText>
        </w:r>
      </w:del>
      <w:ins w:id="672" w:author="Angèle Dilu Ahuka" w:date="2019-06-18T21:30:00Z">
        <w:del w:id="673" w:author="Angèle Dilu Keti" w:date="2020-10-19T01:21:00Z">
          <w:r w:rsidR="0005294B" w:rsidRPr="00676E8B" w:rsidDel="00745D0C">
            <w:rPr>
              <w:color w:val="000000" w:themeColor="text1"/>
              <w:kern w:val="20"/>
              <w:highlight w:val="yellow"/>
              <w:rPrChange w:id="674" w:author="Angèle Dilu Ahuka" w:date="2019-06-18T21:47:00Z">
                <w:rPr>
                  <w:color w:val="000000" w:themeColor="text1"/>
                  <w:kern w:val="20"/>
                </w:rPr>
              </w:rPrChange>
            </w:rPr>
            <w:delText xml:space="preserve">31 avril </w:delText>
          </w:r>
        </w:del>
      </w:ins>
      <w:del w:id="675" w:author="Angèle Dilu Keti" w:date="2020-10-19T01:21:00Z">
        <w:r w:rsidRPr="00676E8B" w:rsidDel="00745D0C">
          <w:rPr>
            <w:color w:val="000000" w:themeColor="text1"/>
            <w:kern w:val="20"/>
            <w:highlight w:val="yellow"/>
            <w:rPrChange w:id="676" w:author="Angèle Dilu Ahuka" w:date="2019-06-18T21:47:00Z">
              <w:rPr>
                <w:color w:val="000000" w:themeColor="text1"/>
                <w:kern w:val="20"/>
              </w:rPr>
            </w:rPrChange>
          </w:rPr>
          <w:delText xml:space="preserve">octobre 2016 </w:delText>
        </w:r>
      </w:del>
      <w:ins w:id="677" w:author="Angèle Dilu Ahuka" w:date="2019-06-18T21:30:00Z">
        <w:del w:id="678" w:author="Angèle Dilu Keti" w:date="2020-10-19T01:21:00Z">
          <w:r w:rsidR="0005294B" w:rsidRPr="00676E8B" w:rsidDel="00745D0C">
            <w:rPr>
              <w:color w:val="000000" w:themeColor="text1"/>
              <w:kern w:val="20"/>
              <w:highlight w:val="yellow"/>
              <w:rPrChange w:id="679" w:author="Angèle Dilu Ahuka" w:date="2019-06-18T21:47:00Z">
                <w:rPr>
                  <w:color w:val="000000" w:themeColor="text1"/>
                  <w:kern w:val="20"/>
                </w:rPr>
              </w:rPrChange>
            </w:rPr>
            <w:delText xml:space="preserve">2019 </w:delText>
          </w:r>
        </w:del>
      </w:ins>
      <w:del w:id="680" w:author="Angèle Dilu Keti" w:date="2020-10-19T01:21:00Z">
        <w:r w:rsidRPr="00676E8B" w:rsidDel="00745D0C">
          <w:rPr>
            <w:color w:val="000000" w:themeColor="text1"/>
            <w:kern w:val="20"/>
            <w:highlight w:val="yellow"/>
            <w:rPrChange w:id="681" w:author="Angèle Dilu Ahuka" w:date="2019-06-18T21:47:00Z">
              <w:rPr>
                <w:color w:val="000000" w:themeColor="text1"/>
                <w:kern w:val="20"/>
              </w:rPr>
            </w:rPrChange>
          </w:rPr>
          <w:delText>pour le bloc 2</w:delText>
        </w:r>
      </w:del>
      <w:ins w:id="682" w:author="Angèle Dilu Ahuka" w:date="2019-06-18T21:30:00Z">
        <w:del w:id="683" w:author="Angèle Dilu Keti" w:date="2020-10-19T01:21:00Z">
          <w:r w:rsidR="0005294B" w:rsidRPr="00676E8B" w:rsidDel="00745D0C">
            <w:rPr>
              <w:color w:val="000000" w:themeColor="text1"/>
              <w:kern w:val="20"/>
              <w:highlight w:val="yellow"/>
              <w:rPrChange w:id="684" w:author="Angèle Dilu Ahuka" w:date="2019-06-18T21:47:00Z">
                <w:rPr>
                  <w:color w:val="000000" w:themeColor="text1"/>
                  <w:kern w:val="20"/>
                </w:rPr>
              </w:rPrChange>
            </w:rPr>
            <w:delText>les provinces</w:delText>
          </w:r>
        </w:del>
      </w:ins>
      <w:ins w:id="685" w:author="Angèle Dilu Ahuka" w:date="2019-06-18T21:47:00Z">
        <w:del w:id="686" w:author="Angèle Dilu Keti" w:date="2020-10-19T01:21:00Z">
          <w:r w:rsidR="00676E8B" w:rsidRPr="00676E8B" w:rsidDel="00745D0C">
            <w:rPr>
              <w:color w:val="000000" w:themeColor="text1"/>
              <w:kern w:val="20"/>
              <w:highlight w:val="yellow"/>
              <w:rPrChange w:id="687" w:author="Angèle Dilu Ahuka" w:date="2019-06-18T21:47:00Z">
                <w:rPr>
                  <w:color w:val="000000" w:themeColor="text1"/>
                  <w:kern w:val="20"/>
                </w:rPr>
              </w:rPrChange>
            </w:rPr>
            <w:delText xml:space="preserve"> (……)</w:delText>
          </w:r>
        </w:del>
      </w:ins>
      <w:del w:id="688" w:author="Angèle Dilu Keti" w:date="2020-10-19T01:21:00Z">
        <w:r w:rsidRPr="00676E8B" w:rsidDel="00745D0C">
          <w:rPr>
            <w:color w:val="000000" w:themeColor="text1"/>
            <w:kern w:val="20"/>
            <w:highlight w:val="yellow"/>
            <w:rPrChange w:id="689" w:author="Angèle Dilu Ahuka" w:date="2019-06-18T21:47:00Z">
              <w:rPr>
                <w:color w:val="000000" w:themeColor="text1"/>
                <w:kern w:val="20"/>
              </w:rPr>
            </w:rPrChange>
          </w:rPr>
          <w:delText> ;</w:delText>
        </w:r>
      </w:del>
    </w:p>
    <w:p w14:paraId="66ADA684" w14:textId="448FF1FF" w:rsidR="00327CCD" w:rsidRPr="00F42E52" w:rsidDel="0005294B" w:rsidRDefault="00327CCD" w:rsidP="00305419">
      <w:pPr>
        <w:numPr>
          <w:ilvl w:val="0"/>
          <w:numId w:val="15"/>
        </w:numPr>
        <w:spacing w:before="120" w:line="276" w:lineRule="auto"/>
        <w:ind w:right="936"/>
        <w:jc w:val="both"/>
        <w:rPr>
          <w:del w:id="690" w:author="Angèle Dilu Ahuka" w:date="2019-06-18T21:30:00Z"/>
          <w:rFonts w:eastAsia="Arial Unicode MS"/>
          <w:kern w:val="20"/>
        </w:rPr>
      </w:pPr>
      <w:del w:id="691" w:author="Angèle Dilu Ahuka" w:date="2019-06-18T21:30:00Z">
        <w:r w:rsidRPr="00F42E52" w:rsidDel="0005294B">
          <w:rPr>
            <w:color w:val="000000" w:themeColor="text1"/>
            <w:kern w:val="20"/>
          </w:rPr>
          <w:delText>du 14 au 18 février 2017 pour le bloc 3.</w:delText>
        </w:r>
      </w:del>
    </w:p>
    <w:p w14:paraId="2EDA0260" w14:textId="5E790409" w:rsidR="00327CCD" w:rsidRPr="00F42E52" w:rsidRDefault="00327CCD" w:rsidP="00305419">
      <w:pPr>
        <w:spacing w:before="120" w:line="276" w:lineRule="auto"/>
        <w:jc w:val="both"/>
        <w:rPr>
          <w:rFonts w:eastAsia="Arial Unicode MS"/>
          <w:b/>
          <w:bCs/>
          <w:kern w:val="20"/>
        </w:rPr>
      </w:pPr>
      <w:r w:rsidRPr="00F42E52">
        <w:rPr>
          <w:rFonts w:eastAsia="Arial Unicode MS"/>
          <w:b/>
          <w:i/>
          <w:color w:val="FF0000"/>
          <w:kern w:val="20"/>
        </w:rPr>
        <w:t xml:space="preserve">Utiliser la date appropriée pour chaque </w:t>
      </w:r>
      <w:r w:rsidR="00951416">
        <w:rPr>
          <w:rFonts w:eastAsia="Arial Unicode MS"/>
          <w:b/>
          <w:i/>
          <w:color w:val="FF0000"/>
          <w:kern w:val="20"/>
        </w:rPr>
        <w:t>antenne/zone</w:t>
      </w:r>
      <w:r w:rsidRPr="00F42E52">
        <w:rPr>
          <w:rFonts w:eastAsia="Arial Unicode MS"/>
          <w:b/>
          <w:i/>
          <w:color w:val="FF0000"/>
          <w:kern w:val="20"/>
        </w:rPr>
        <w:t xml:space="preserve"> de santé</w:t>
      </w:r>
      <w:r w:rsidR="00951416">
        <w:rPr>
          <w:rFonts w:eastAsia="Arial Unicode MS"/>
          <w:b/>
          <w:i/>
          <w:color w:val="FF0000"/>
          <w:kern w:val="20"/>
        </w:rPr>
        <w:t>/aire sanitaire</w:t>
      </w:r>
      <w:r w:rsidRPr="00F42E52">
        <w:rPr>
          <w:rFonts w:eastAsia="Arial Unicode MS"/>
          <w:b/>
          <w:i/>
          <w:color w:val="FF0000"/>
          <w:kern w:val="20"/>
        </w:rPr>
        <w:t>.</w:t>
      </w:r>
      <w:ins w:id="692" w:author="Angèle Dilu Keti" w:date="2020-10-21T04:56:00Z">
        <w:r w:rsidR="002816AF">
          <w:rPr>
            <w:rFonts w:eastAsia="Arial Unicode MS"/>
            <w:b/>
            <w:i/>
            <w:color w:val="FF0000"/>
            <w:kern w:val="20"/>
          </w:rPr>
          <w:t xml:space="preserve"> (Cfr. Tableau I)</w:t>
        </w:r>
      </w:ins>
    </w:p>
    <w:p w14:paraId="7C99F057" w14:textId="1C8627C9" w:rsidR="00327CCD" w:rsidRPr="00F42E52" w:rsidDel="00745D0C" w:rsidRDefault="00327CCD" w:rsidP="00305419">
      <w:pPr>
        <w:spacing w:before="120" w:line="276" w:lineRule="auto"/>
        <w:jc w:val="both"/>
        <w:rPr>
          <w:del w:id="693" w:author="Angèle Dilu Keti" w:date="2020-10-19T01:21:00Z"/>
          <w:rFonts w:eastAsia="Arial Unicode MS"/>
          <w:b/>
          <w:bCs/>
          <w:kern w:val="20"/>
        </w:rPr>
      </w:pPr>
    </w:p>
    <w:p w14:paraId="38A64725" w14:textId="77777777" w:rsidR="00327CCD" w:rsidRPr="00F42E52" w:rsidRDefault="00327CCD" w:rsidP="00305419">
      <w:pPr>
        <w:spacing w:before="120" w:line="276" w:lineRule="auto"/>
        <w:jc w:val="both"/>
        <w:rPr>
          <w:rFonts w:eastAsia="Arial Unicode MS"/>
          <w:b/>
          <w:bCs/>
          <w:kern w:val="20"/>
        </w:rPr>
      </w:pPr>
    </w:p>
    <w:p w14:paraId="5E0434ED" w14:textId="77777777" w:rsidR="00D71D0C" w:rsidRPr="00F42E52" w:rsidRDefault="0063013E" w:rsidP="000A1870">
      <w:pPr>
        <w:pStyle w:val="Titre3"/>
        <w:rPr>
          <w:rFonts w:eastAsia="Arial Unicode MS"/>
        </w:rPr>
      </w:pPr>
      <w:bookmarkStart w:id="694" w:name="_Toc54246667"/>
      <w:r w:rsidRPr="00F42E52">
        <w:rPr>
          <w:rFonts w:eastAsia="Arial Unicode MS"/>
        </w:rPr>
        <w:t xml:space="preserve">INFORMATION </w:t>
      </w:r>
      <w:r w:rsidR="00D71D0C" w:rsidRPr="00F42E52">
        <w:rPr>
          <w:rFonts w:eastAsia="Arial Unicode MS"/>
        </w:rPr>
        <w:t xml:space="preserve">SUR LA CAMPAGNE ET </w:t>
      </w:r>
      <w:r w:rsidR="008C5E97" w:rsidRPr="00F42E52">
        <w:rPr>
          <w:rFonts w:eastAsia="Arial Unicode MS"/>
        </w:rPr>
        <w:t>C</w:t>
      </w:r>
      <w:r w:rsidR="00D71D0C" w:rsidRPr="00F42E52">
        <w:rPr>
          <w:rFonts w:eastAsia="Arial Unicode MS"/>
        </w:rPr>
        <w:t>ONNAISSANCES DES PO</w:t>
      </w:r>
      <w:r w:rsidRPr="00F42E52">
        <w:rPr>
          <w:rFonts w:eastAsia="Arial Unicode MS"/>
        </w:rPr>
        <w:t>PULATIONS SUR LA VACCINATION : I</w:t>
      </w:r>
      <w:r w:rsidR="00D71D0C" w:rsidRPr="00F42E52">
        <w:rPr>
          <w:rFonts w:eastAsia="Arial Unicode MS"/>
        </w:rPr>
        <w:t>CCP</w:t>
      </w:r>
      <w:bookmarkEnd w:id="694"/>
    </w:p>
    <w:p w14:paraId="626F43CF" w14:textId="77777777" w:rsidR="00D71D0C" w:rsidRPr="00F42E52" w:rsidRDefault="00D71D0C" w:rsidP="00305419">
      <w:pPr>
        <w:spacing w:before="120" w:line="276" w:lineRule="auto"/>
        <w:jc w:val="both"/>
        <w:rPr>
          <w:rFonts w:eastAsia="Arial Unicode MS"/>
          <w:kern w:val="20"/>
        </w:rPr>
      </w:pPr>
      <w:r w:rsidRPr="00F42E52">
        <w:rPr>
          <w:rFonts w:eastAsia="Arial Unicode MS"/>
          <w:kern w:val="20"/>
        </w:rPr>
        <w:t xml:space="preserve">Les questions de cette section sont adressées </w:t>
      </w:r>
      <w:r w:rsidR="0063013E" w:rsidRPr="00F42E52">
        <w:rPr>
          <w:rFonts w:eastAsia="Arial Unicode MS"/>
          <w:kern w:val="20"/>
        </w:rPr>
        <w:t>à la person</w:t>
      </w:r>
      <w:r w:rsidR="001F6AEB" w:rsidRPr="00F42E52">
        <w:rPr>
          <w:rFonts w:eastAsia="Arial Unicode MS"/>
          <w:kern w:val="20"/>
        </w:rPr>
        <w:t>ne qui prend en charge l’enfant</w:t>
      </w:r>
      <w:r w:rsidRPr="00F42E52">
        <w:rPr>
          <w:rFonts w:eastAsia="Arial Unicode MS"/>
          <w:kern w:val="20"/>
        </w:rPr>
        <w:t>.</w:t>
      </w:r>
    </w:p>
    <w:p w14:paraId="7AC6DE60" w14:textId="7547367F" w:rsidR="008F3C88" w:rsidRDefault="0063013E" w:rsidP="00305419">
      <w:pPr>
        <w:spacing w:before="120" w:line="276" w:lineRule="auto"/>
        <w:jc w:val="both"/>
        <w:rPr>
          <w:ins w:id="695" w:author="Angèle Dilu Keti" w:date="2020-10-21T05:19:00Z"/>
          <w:rFonts w:eastAsia="Arial Unicode MS"/>
          <w:kern w:val="20"/>
        </w:rPr>
      </w:pPr>
      <w:r w:rsidRPr="00F42E52">
        <w:rPr>
          <w:rFonts w:eastAsia="Arial Unicode MS"/>
          <w:b/>
          <w:bCs/>
          <w:kern w:val="20"/>
          <w:u w:val="single"/>
        </w:rPr>
        <w:t>I</w:t>
      </w:r>
      <w:r w:rsidR="00D71D0C" w:rsidRPr="00F42E52">
        <w:rPr>
          <w:rFonts w:eastAsia="Arial Unicode MS"/>
          <w:b/>
          <w:bCs/>
          <w:kern w:val="20"/>
          <w:u w:val="single"/>
        </w:rPr>
        <w:t>CCP 0</w:t>
      </w:r>
      <w:ins w:id="696" w:author="Angèle Dilu Keti" w:date="2020-10-21T05:25:00Z">
        <w:r w:rsidR="00C064EB">
          <w:rPr>
            <w:rFonts w:eastAsia="Arial Unicode MS"/>
            <w:b/>
            <w:bCs/>
            <w:kern w:val="20"/>
            <w:u w:val="single"/>
          </w:rPr>
          <w:t>0</w:t>
        </w:r>
      </w:ins>
      <w:del w:id="697" w:author="Angèle Dilu Keti" w:date="2020-10-21T05:25:00Z">
        <w:r w:rsidR="00D71D0C" w:rsidRPr="00F42E52" w:rsidDel="00C064EB">
          <w:rPr>
            <w:rFonts w:eastAsia="Arial Unicode MS"/>
            <w:b/>
            <w:bCs/>
            <w:kern w:val="20"/>
            <w:u w:val="single"/>
          </w:rPr>
          <w:delText>1</w:delText>
        </w:r>
      </w:del>
      <w:r w:rsidR="00D71D0C" w:rsidRPr="00F42E52">
        <w:rPr>
          <w:rFonts w:eastAsia="Arial Unicode MS"/>
          <w:b/>
          <w:bCs/>
          <w:kern w:val="20"/>
        </w:rPr>
        <w:t xml:space="preserve"> :</w:t>
      </w:r>
      <w:r w:rsidR="00D71D0C" w:rsidRPr="00F42E52">
        <w:rPr>
          <w:rFonts w:eastAsia="Arial Unicode MS"/>
          <w:kern w:val="20"/>
        </w:rPr>
        <w:t xml:space="preserve"> </w:t>
      </w:r>
      <w:ins w:id="698" w:author="Angèle Dilu Keti" w:date="2020-10-21T05:18:00Z">
        <w:r w:rsidR="008F3C88">
          <w:rPr>
            <w:rFonts w:eastAsia="Arial Unicode MS"/>
            <w:kern w:val="20"/>
          </w:rPr>
          <w:t>Relever si l</w:t>
        </w:r>
      </w:ins>
      <w:ins w:id="699" w:author="Angèle Dilu Keti" w:date="2020-10-21T05:21:00Z">
        <w:r w:rsidR="008F3C88">
          <w:rPr>
            <w:rFonts w:eastAsia="Arial Unicode MS"/>
            <w:kern w:val="20"/>
          </w:rPr>
          <w:t>’en</w:t>
        </w:r>
      </w:ins>
      <w:ins w:id="700" w:author="Angèle Dilu Keti" w:date="2020-10-21T05:18:00Z">
        <w:r w:rsidR="008F3C88">
          <w:rPr>
            <w:rFonts w:eastAsia="Arial Unicode MS"/>
            <w:kern w:val="20"/>
          </w:rPr>
          <w:t>quêté (la personne qui prend en charge l’enfant enquêté) connait les maladies évitables par la vaccina</w:t>
        </w:r>
      </w:ins>
      <w:ins w:id="701" w:author="Angèle Dilu Keti" w:date="2020-10-21T05:19:00Z">
        <w:r w:rsidR="008F3C88">
          <w:rPr>
            <w:rFonts w:eastAsia="Arial Unicode MS"/>
            <w:kern w:val="20"/>
          </w:rPr>
          <w:t>tion. Inscrire/entourer le code « 1 » à « 15 » correspondant à la maladie citée par le répondant.</w:t>
        </w:r>
      </w:ins>
    </w:p>
    <w:p w14:paraId="6402BE7B" w14:textId="34F671AC" w:rsidR="008F3C88" w:rsidRDefault="00C064EB">
      <w:pPr>
        <w:spacing w:before="120" w:line="276" w:lineRule="auto"/>
        <w:jc w:val="both"/>
        <w:rPr>
          <w:ins w:id="702" w:author="Angèle Dilu Keti" w:date="2020-10-21T05:22:00Z"/>
          <w:rFonts w:eastAsia="Arial Unicode MS"/>
          <w:kern w:val="20"/>
        </w:rPr>
      </w:pPr>
      <w:ins w:id="703" w:author="Angèle Dilu Keti" w:date="2020-10-21T05:23:00Z">
        <w:r>
          <w:rPr>
            <w:rFonts w:eastAsia="Arial Unicode MS"/>
            <w:kern w:val="20"/>
          </w:rPr>
          <w:t>Plusieurs réponses sont possibles. L’enquêté peut citer</w:t>
        </w:r>
      </w:ins>
      <w:ins w:id="704" w:author="Angèle Dilu Keti" w:date="2020-10-21T05:24:00Z">
        <w:r>
          <w:rPr>
            <w:rFonts w:eastAsia="Arial Unicode MS"/>
            <w:kern w:val="20"/>
          </w:rPr>
          <w:t xml:space="preserve"> plus d’une maladie, il faut inscrire tous les codes correspondants aux maladies citées. </w:t>
        </w:r>
      </w:ins>
      <w:ins w:id="705" w:author="Angèle Dilu Keti" w:date="2020-10-21T05:19:00Z">
        <w:r w:rsidR="008F3C88">
          <w:rPr>
            <w:rFonts w:eastAsia="Arial Unicode MS"/>
            <w:kern w:val="20"/>
          </w:rPr>
          <w:t>Si l’en</w:t>
        </w:r>
      </w:ins>
      <w:ins w:id="706" w:author="Angèle Dilu Keti" w:date="2020-10-21T05:20:00Z">
        <w:r w:rsidR="008F3C88">
          <w:rPr>
            <w:rFonts w:eastAsia="Arial Unicode MS"/>
            <w:kern w:val="20"/>
          </w:rPr>
          <w:t xml:space="preserve">quêté cite une maladie autre </w:t>
        </w:r>
      </w:ins>
      <w:ins w:id="707" w:author="Angèle Dilu Keti" w:date="2020-10-21T05:21:00Z">
        <w:r w:rsidR="008F3C88">
          <w:rPr>
            <w:rFonts w:eastAsia="Arial Unicode MS"/>
            <w:kern w:val="20"/>
          </w:rPr>
          <w:t>q</w:t>
        </w:r>
      </w:ins>
      <w:ins w:id="708" w:author="Angèle Dilu Keti" w:date="2020-10-21T05:20:00Z">
        <w:r w:rsidR="008F3C88">
          <w:rPr>
            <w:rFonts w:eastAsia="Arial Unicode MS"/>
            <w:kern w:val="20"/>
          </w:rPr>
          <w:t>ue celle de la liste, inscrire « </w:t>
        </w:r>
        <w:r w:rsidR="008F3C88" w:rsidRPr="000A1870">
          <w:rPr>
            <w:rFonts w:eastAsia="Arial Unicode MS"/>
            <w:b/>
            <w:bCs/>
            <w:kern w:val="20"/>
          </w:rPr>
          <w:t>15</w:t>
        </w:r>
        <w:r w:rsidR="008F3C88">
          <w:rPr>
            <w:rFonts w:eastAsia="Arial Unicode MS"/>
            <w:kern w:val="20"/>
          </w:rPr>
          <w:t> » pour « </w:t>
        </w:r>
        <w:r w:rsidR="008F3C88" w:rsidRPr="000A1870">
          <w:rPr>
            <w:rFonts w:eastAsia="Arial Unicode MS"/>
            <w:b/>
            <w:bCs/>
            <w:kern w:val="20"/>
          </w:rPr>
          <w:t>Autre</w:t>
        </w:r>
        <w:r w:rsidR="008F3C88">
          <w:rPr>
            <w:rFonts w:eastAsia="Arial Unicode MS"/>
            <w:kern w:val="20"/>
          </w:rPr>
          <w:t xml:space="preserve"> » ; et si l’enquêté ne cite aucune maladie, inscrire </w:t>
        </w:r>
      </w:ins>
      <w:ins w:id="709" w:author="Angèle Dilu Keti" w:date="2020-10-21T05:21:00Z">
        <w:r w:rsidR="008F3C88">
          <w:rPr>
            <w:rFonts w:eastAsia="Arial Unicode MS"/>
            <w:kern w:val="20"/>
          </w:rPr>
          <w:t>‘</w:t>
        </w:r>
        <w:r w:rsidR="008F3C88" w:rsidRPr="000A1870">
          <w:rPr>
            <w:rFonts w:eastAsia="Arial Unicode MS"/>
            <w:b/>
            <w:bCs/>
            <w:kern w:val="20"/>
          </w:rPr>
          <w:t>98</w:t>
        </w:r>
        <w:r w:rsidR="008F3C88">
          <w:rPr>
            <w:rFonts w:eastAsia="Arial Unicode MS"/>
            <w:kern w:val="20"/>
          </w:rPr>
          <w:t>’ pour « Ne Sait Pas (NSP) ».</w:t>
        </w:r>
      </w:ins>
    </w:p>
    <w:p w14:paraId="74837995" w14:textId="00BA5026" w:rsidR="00C064EB" w:rsidRPr="00C064EB" w:rsidRDefault="008F3C88">
      <w:pPr>
        <w:spacing w:before="120" w:line="276" w:lineRule="auto"/>
        <w:jc w:val="both"/>
        <w:rPr>
          <w:ins w:id="710" w:author="Angèle Dilu Keti" w:date="2020-10-21T05:29:00Z"/>
          <w:rFonts w:eastAsia="Arial Unicode MS"/>
          <w:kern w:val="20"/>
        </w:rPr>
      </w:pPr>
      <w:ins w:id="711" w:author="Angèle Dilu Keti" w:date="2020-10-21T05:17:00Z">
        <w:r w:rsidRPr="000A1870">
          <w:rPr>
            <w:rFonts w:eastAsia="Arial Unicode MS"/>
            <w:b/>
            <w:bCs/>
            <w:kern w:val="20"/>
            <w:u w:val="single"/>
          </w:rPr>
          <w:t>ICCP</w:t>
        </w:r>
      </w:ins>
      <w:ins w:id="712" w:author="Angèle Dilu Keti" w:date="2020-10-21T05:18:00Z">
        <w:r w:rsidRPr="000A1870">
          <w:rPr>
            <w:rFonts w:eastAsia="Arial Unicode MS"/>
            <w:b/>
            <w:bCs/>
            <w:kern w:val="20"/>
            <w:u w:val="single"/>
          </w:rPr>
          <w:t xml:space="preserve"> 01</w:t>
        </w:r>
        <w:r>
          <w:rPr>
            <w:rFonts w:eastAsia="Arial Unicode MS"/>
            <w:kern w:val="20"/>
          </w:rPr>
          <w:t xml:space="preserve"> : </w:t>
        </w:r>
      </w:ins>
      <w:ins w:id="713" w:author="Angèle Dilu Keti" w:date="2020-10-21T05:30:00Z">
        <w:r w:rsidR="00C064EB">
          <w:rPr>
            <w:rFonts w:eastAsia="Arial Unicode MS"/>
            <w:kern w:val="20"/>
          </w:rPr>
          <w:t xml:space="preserve"> </w:t>
        </w:r>
      </w:ins>
      <w:ins w:id="714" w:author="Angèle Dilu Keti" w:date="2020-10-21T05:29:00Z">
        <w:r w:rsidR="00C064EB" w:rsidRPr="00C064EB">
          <w:rPr>
            <w:rFonts w:eastAsia="Arial Unicode MS"/>
            <w:kern w:val="20"/>
          </w:rPr>
          <w:t>Relever si l’enquêté (la personne qui prend en charge l’enfant enquêté) connait ou a</w:t>
        </w:r>
      </w:ins>
      <w:ins w:id="715" w:author="Angèle Dilu Keti" w:date="2020-10-21T05:30:00Z">
        <w:r w:rsidR="00C064EB">
          <w:rPr>
            <w:rFonts w:eastAsia="Arial Unicode MS"/>
            <w:kern w:val="20"/>
          </w:rPr>
          <w:t xml:space="preserve"> </w:t>
        </w:r>
      </w:ins>
      <w:ins w:id="716" w:author="Angèle Dilu Keti" w:date="2020-10-21T05:29:00Z">
        <w:r w:rsidR="00C064EB" w:rsidRPr="00C064EB">
          <w:rPr>
            <w:rFonts w:eastAsia="Arial Unicode MS"/>
            <w:kern w:val="20"/>
          </w:rPr>
          <w:t>déjà entendu parler de la rougeole. Inscrire le code 1 pour oui, 2 pour non.</w:t>
        </w:r>
      </w:ins>
    </w:p>
    <w:p w14:paraId="08606EC5" w14:textId="31B63A0A" w:rsidR="00C064EB" w:rsidRPr="00C064EB" w:rsidRDefault="00C064EB" w:rsidP="000A1870">
      <w:pPr>
        <w:spacing w:line="276" w:lineRule="auto"/>
        <w:jc w:val="both"/>
        <w:rPr>
          <w:ins w:id="717" w:author="Angèle Dilu Keti" w:date="2020-10-21T05:29:00Z"/>
          <w:rFonts w:eastAsia="Arial Unicode MS"/>
          <w:kern w:val="20"/>
        </w:rPr>
      </w:pPr>
      <w:ins w:id="718" w:author="Angèle Dilu Keti" w:date="2020-10-21T05:29:00Z">
        <w:r w:rsidRPr="00C064EB">
          <w:rPr>
            <w:rFonts w:eastAsia="Arial Unicode MS"/>
            <w:kern w:val="20"/>
          </w:rPr>
          <w:t>Si l’enquêté réponds « oui », c’est-à-dire qu’elle connaît la maladie, il faut alors rechercher les</w:t>
        </w:r>
      </w:ins>
      <w:ins w:id="719" w:author="Angèle Dilu Keti" w:date="2020-10-21T05:32:00Z">
        <w:r>
          <w:rPr>
            <w:rFonts w:eastAsia="Arial Unicode MS"/>
            <w:kern w:val="20"/>
          </w:rPr>
          <w:t xml:space="preserve"> </w:t>
        </w:r>
      </w:ins>
      <w:ins w:id="720" w:author="Angèle Dilu Keti" w:date="2020-10-21T05:29:00Z">
        <w:r w:rsidRPr="00C064EB">
          <w:rPr>
            <w:rFonts w:eastAsia="Arial Unicode MS"/>
            <w:kern w:val="20"/>
          </w:rPr>
          <w:t>caractéristiques de la maladie en allant à la question suivante (ICCP02).</w:t>
        </w:r>
      </w:ins>
    </w:p>
    <w:p w14:paraId="010903B4" w14:textId="53F9C030" w:rsidR="00C064EB" w:rsidRDefault="00C064EB" w:rsidP="000A1870">
      <w:pPr>
        <w:spacing w:line="276" w:lineRule="auto"/>
        <w:jc w:val="both"/>
        <w:rPr>
          <w:ins w:id="721" w:author="Angèle Dilu Keti" w:date="2020-10-21T05:28:00Z"/>
          <w:rFonts w:eastAsia="Arial Unicode MS"/>
          <w:kern w:val="20"/>
        </w:rPr>
      </w:pPr>
      <w:ins w:id="722" w:author="Angèle Dilu Keti" w:date="2020-10-21T05:29:00Z">
        <w:r w:rsidRPr="00C064EB">
          <w:rPr>
            <w:rFonts w:eastAsia="Arial Unicode MS"/>
            <w:kern w:val="20"/>
          </w:rPr>
          <w:t>Au cas où sa réponse est « non » (ICCP01=2), alors aller directement renseigner la question ICCP04.</w:t>
        </w:r>
      </w:ins>
    </w:p>
    <w:p w14:paraId="618942A0" w14:textId="0B51CDED" w:rsidR="00D71D0C" w:rsidRPr="00F42E52" w:rsidDel="0083459B" w:rsidRDefault="00D71D0C" w:rsidP="00305419">
      <w:pPr>
        <w:spacing w:before="120" w:line="276" w:lineRule="auto"/>
        <w:jc w:val="both"/>
        <w:rPr>
          <w:del w:id="723" w:author="Angèle Dilu Keti" w:date="2020-10-21T05:48:00Z"/>
          <w:rFonts w:eastAsia="Arial Unicode MS"/>
          <w:kern w:val="20"/>
        </w:rPr>
      </w:pPr>
      <w:del w:id="724" w:author="Angèle Dilu Keti" w:date="2020-10-21T05:48:00Z">
        <w:r w:rsidRPr="000A1870" w:rsidDel="0083459B">
          <w:rPr>
            <w:rFonts w:eastAsia="Arial Unicode MS"/>
            <w:kern w:val="20"/>
            <w:highlight w:val="yellow"/>
          </w:rPr>
          <w:delText xml:space="preserve">Relever si l’enquêté était informé </w:delText>
        </w:r>
        <w:r w:rsidR="008C5E97" w:rsidRPr="000A1870" w:rsidDel="0083459B">
          <w:rPr>
            <w:rFonts w:eastAsia="Arial Unicode MS"/>
            <w:kern w:val="20"/>
            <w:highlight w:val="yellow"/>
          </w:rPr>
          <w:delText>sur</w:delText>
        </w:r>
        <w:r w:rsidRPr="000A1870" w:rsidDel="0083459B">
          <w:rPr>
            <w:rFonts w:eastAsia="Arial Unicode MS"/>
            <w:kern w:val="20"/>
            <w:highlight w:val="yellow"/>
          </w:rPr>
          <w:delText xml:space="preserve"> la campagne de vaccination qui a eu lieu dans sa localité et plusieurs autres en même temps</w:delText>
        </w:r>
        <w:r w:rsidR="001F6AEB" w:rsidRPr="000A1870" w:rsidDel="0083459B">
          <w:rPr>
            <w:rFonts w:eastAsia="Arial Unicode MS"/>
            <w:kern w:val="20"/>
            <w:highlight w:val="yellow"/>
          </w:rPr>
          <w:delText xml:space="preserve"> </w:delText>
        </w:r>
        <w:r w:rsidRPr="000A1870" w:rsidDel="0083459B">
          <w:rPr>
            <w:rFonts w:eastAsia="Arial Unicode MS"/>
            <w:i/>
            <w:color w:val="FF0000"/>
            <w:kern w:val="20"/>
            <w:highlight w:val="yellow"/>
          </w:rPr>
          <w:delText>(……en mentionnant le mois)</w:delText>
        </w:r>
        <w:r w:rsidRPr="000A1870" w:rsidDel="0083459B">
          <w:rPr>
            <w:rFonts w:eastAsia="Arial Unicode MS"/>
            <w:kern w:val="20"/>
            <w:highlight w:val="yellow"/>
          </w:rPr>
          <w:delText>. Bien le situer sur la période de la campagne et expliquer ce qu’on entend par « campagne »</w:delText>
        </w:r>
        <w:r w:rsidR="008C5E97" w:rsidRPr="000A1870" w:rsidDel="0083459B">
          <w:rPr>
            <w:rFonts w:eastAsia="Arial Unicode MS"/>
            <w:kern w:val="20"/>
            <w:highlight w:val="yellow"/>
          </w:rPr>
          <w:delText>.</w:delText>
        </w:r>
        <w:r w:rsidRPr="000A1870" w:rsidDel="0083459B">
          <w:rPr>
            <w:rFonts w:eastAsia="Arial Unicode MS"/>
            <w:kern w:val="20"/>
            <w:highlight w:val="yellow"/>
          </w:rPr>
          <w:delText xml:space="preserve"> Cette question sera posée en deux volets</w:delText>
        </w:r>
        <w:r w:rsidR="001F6AEB" w:rsidRPr="000A1870" w:rsidDel="0083459B">
          <w:rPr>
            <w:rFonts w:eastAsia="Arial Unicode MS"/>
            <w:kern w:val="20"/>
            <w:highlight w:val="yellow"/>
          </w:rPr>
          <w:delText>,</w:delText>
        </w:r>
        <w:r w:rsidRPr="000A1870" w:rsidDel="0083459B">
          <w:rPr>
            <w:rFonts w:eastAsia="Arial Unicode MS"/>
            <w:kern w:val="20"/>
            <w:highlight w:val="yellow"/>
          </w:rPr>
          <w:delText xml:space="preserve"> de la manière suivante</w:delText>
        </w:r>
        <w:r w:rsidR="001F6AEB" w:rsidRPr="000A1870" w:rsidDel="0083459B">
          <w:rPr>
            <w:rFonts w:eastAsia="Arial Unicode MS"/>
            <w:kern w:val="20"/>
            <w:highlight w:val="yellow"/>
          </w:rPr>
          <w:delText xml:space="preserve"> pour obtenir une bonne réponse. </w:delText>
        </w:r>
        <w:r w:rsidR="001F6AEB" w:rsidRPr="000A1870" w:rsidDel="0083459B">
          <w:rPr>
            <w:rFonts w:eastAsia="Arial Unicode MS"/>
            <w:b/>
            <w:kern w:val="20"/>
            <w:highlight w:val="yellow"/>
          </w:rPr>
          <w:delText>Par exemple,</w:delText>
        </w:r>
        <w:r w:rsidRPr="000A1870" w:rsidDel="0083459B">
          <w:rPr>
            <w:rFonts w:eastAsia="Arial Unicode MS"/>
            <w:b/>
            <w:kern w:val="20"/>
            <w:highlight w:val="yellow"/>
          </w:rPr>
          <w:delText xml:space="preserve"> poser la question telle que libellée dans le questionnaire, si la personne répond « oui », demander lui si elle a été informé</w:delText>
        </w:r>
        <w:r w:rsidR="008C5E97" w:rsidRPr="000A1870" w:rsidDel="0083459B">
          <w:rPr>
            <w:rFonts w:eastAsia="Arial Unicode MS"/>
            <w:b/>
            <w:kern w:val="20"/>
            <w:highlight w:val="yellow"/>
          </w:rPr>
          <w:delText>e</w:delText>
        </w:r>
        <w:r w:rsidRPr="000A1870" w:rsidDel="0083459B">
          <w:rPr>
            <w:rFonts w:eastAsia="Arial Unicode MS"/>
            <w:b/>
            <w:kern w:val="20"/>
            <w:highlight w:val="yellow"/>
          </w:rPr>
          <w:delText xml:space="preserve"> avant, pendant ou après la campagne</w:delText>
        </w:r>
        <w:r w:rsidR="001F6AEB" w:rsidRPr="000A1870" w:rsidDel="0083459B">
          <w:rPr>
            <w:rFonts w:eastAsia="Arial Unicode MS"/>
            <w:b/>
            <w:kern w:val="20"/>
            <w:highlight w:val="yellow"/>
          </w:rPr>
          <w:delText>.</w:delText>
        </w:r>
        <w:r w:rsidRPr="000A1870" w:rsidDel="0083459B">
          <w:rPr>
            <w:rFonts w:eastAsia="Arial Unicode MS"/>
            <w:kern w:val="20"/>
            <w:highlight w:val="yellow"/>
          </w:rPr>
          <w:delText xml:space="preserve"> Si l’individu répond </w:delText>
        </w:r>
        <w:r w:rsidR="00B20888" w:rsidRPr="000A1870" w:rsidDel="0083459B">
          <w:rPr>
            <w:rFonts w:eastAsia="Arial Unicode MS"/>
            <w:kern w:val="20"/>
            <w:highlight w:val="yellow"/>
          </w:rPr>
          <w:delText xml:space="preserve">« non = </w:delText>
        </w:r>
        <w:r w:rsidR="001F6AEB" w:rsidRPr="000A1870" w:rsidDel="0083459B">
          <w:rPr>
            <w:rFonts w:eastAsia="Arial Unicode MS"/>
            <w:kern w:val="20"/>
            <w:highlight w:val="yellow"/>
          </w:rPr>
          <w:delText>4</w:delText>
        </w:r>
        <w:r w:rsidRPr="000A1870" w:rsidDel="0083459B">
          <w:rPr>
            <w:rFonts w:eastAsia="Arial Unicode MS"/>
            <w:kern w:val="20"/>
            <w:highlight w:val="yellow"/>
          </w:rPr>
          <w:delText>», passe</w:delText>
        </w:r>
        <w:r w:rsidR="00B20888" w:rsidRPr="000A1870" w:rsidDel="0083459B">
          <w:rPr>
            <w:rFonts w:eastAsia="Arial Unicode MS"/>
            <w:kern w:val="20"/>
            <w:highlight w:val="yellow"/>
          </w:rPr>
          <w:delText>r</w:delText>
        </w:r>
        <w:r w:rsidRPr="000A1870" w:rsidDel="0083459B">
          <w:rPr>
            <w:rFonts w:eastAsia="Arial Unicode MS"/>
            <w:kern w:val="20"/>
            <w:highlight w:val="yellow"/>
          </w:rPr>
          <w:delText xml:space="preserve"> à</w:delText>
        </w:r>
        <w:r w:rsidR="008A3745" w:rsidRPr="000A1870" w:rsidDel="0083459B">
          <w:rPr>
            <w:rFonts w:eastAsia="Arial Unicode MS"/>
            <w:kern w:val="20"/>
            <w:highlight w:val="yellow"/>
          </w:rPr>
          <w:delText xml:space="preserve"> la question ICCP03</w:delText>
        </w:r>
        <w:r w:rsidRPr="000A1870" w:rsidDel="0083459B">
          <w:rPr>
            <w:rFonts w:eastAsia="Arial Unicode MS"/>
            <w:kern w:val="20"/>
            <w:highlight w:val="yellow"/>
          </w:rPr>
          <w:delText>.</w:delText>
        </w:r>
      </w:del>
    </w:p>
    <w:p w14:paraId="0ECB4EFA" w14:textId="49A3482D" w:rsidR="00356E91" w:rsidRDefault="008A3745" w:rsidP="00356E91">
      <w:pPr>
        <w:spacing w:before="120" w:line="276" w:lineRule="auto"/>
        <w:jc w:val="both"/>
        <w:rPr>
          <w:ins w:id="725" w:author="Angèle Dilu Keti" w:date="2020-10-21T05:37:00Z"/>
          <w:rFonts w:eastAsia="Arial Unicode MS"/>
          <w:kern w:val="20"/>
        </w:rPr>
      </w:pPr>
      <w:r w:rsidRPr="00F42E52">
        <w:rPr>
          <w:rFonts w:eastAsia="Arial Unicode MS"/>
          <w:b/>
          <w:bCs/>
          <w:kern w:val="20"/>
          <w:u w:val="single"/>
        </w:rPr>
        <w:t>I</w:t>
      </w:r>
      <w:r w:rsidR="00D71D0C" w:rsidRPr="00F42E52">
        <w:rPr>
          <w:rFonts w:eastAsia="Arial Unicode MS"/>
          <w:b/>
          <w:bCs/>
          <w:kern w:val="20"/>
          <w:u w:val="single"/>
        </w:rPr>
        <w:t>CCP</w:t>
      </w:r>
      <w:del w:id="726" w:author="Angèle Dilu Keti" w:date="2020-10-21T18:54:00Z">
        <w:r w:rsidR="00D71D0C" w:rsidRPr="00F42E52" w:rsidDel="00392DAB">
          <w:rPr>
            <w:rFonts w:eastAsia="Arial Unicode MS"/>
            <w:b/>
            <w:bCs/>
            <w:kern w:val="20"/>
            <w:u w:val="single"/>
          </w:rPr>
          <w:delText>02:</w:delText>
        </w:r>
      </w:del>
      <w:ins w:id="727" w:author="Angèle Dilu Keti" w:date="2020-10-21T18:54:00Z">
        <w:r w:rsidR="00392DAB" w:rsidRPr="00F42E52">
          <w:rPr>
            <w:rFonts w:eastAsia="Arial Unicode MS"/>
            <w:b/>
            <w:bCs/>
            <w:kern w:val="20"/>
            <w:u w:val="single"/>
          </w:rPr>
          <w:t>02 :</w:t>
        </w:r>
      </w:ins>
      <w:r w:rsidR="00D71D0C" w:rsidRPr="00F42E52">
        <w:rPr>
          <w:rFonts w:eastAsia="Arial Unicode MS"/>
          <w:kern w:val="20"/>
        </w:rPr>
        <w:t xml:space="preserve"> </w:t>
      </w:r>
      <w:ins w:id="728" w:author="Angèle Dilu Keti" w:date="2020-10-21T05:34:00Z">
        <w:r w:rsidR="00356E91" w:rsidRPr="00F42E52">
          <w:rPr>
            <w:rFonts w:eastAsia="Arial Unicode MS"/>
            <w:kern w:val="20"/>
          </w:rPr>
          <w:t>Il est question de déterminer les connaissances de la personne qui prend en charge l’enfant enquêté sur les manifestations ou symptômes de la rougeole.</w:t>
        </w:r>
      </w:ins>
      <w:ins w:id="729" w:author="Angèle Dilu Keti" w:date="2020-10-21T05:37:00Z">
        <w:r w:rsidR="00356E91">
          <w:rPr>
            <w:rFonts w:eastAsia="Arial Unicode MS"/>
            <w:kern w:val="20"/>
          </w:rPr>
          <w:t xml:space="preserve"> </w:t>
        </w:r>
      </w:ins>
    </w:p>
    <w:p w14:paraId="65997C35" w14:textId="3154FAC3" w:rsidR="00356E91" w:rsidRPr="00F42E52" w:rsidRDefault="00356E91" w:rsidP="00356E91">
      <w:pPr>
        <w:spacing w:before="120" w:line="276" w:lineRule="auto"/>
        <w:jc w:val="both"/>
        <w:rPr>
          <w:ins w:id="730" w:author="Angèle Dilu Keti" w:date="2020-10-21T05:34:00Z"/>
          <w:rFonts w:eastAsia="Arial Unicode MS"/>
          <w:kern w:val="20"/>
        </w:rPr>
      </w:pPr>
      <w:ins w:id="731" w:author="Angèle Dilu Keti" w:date="2020-10-21T05:37:00Z">
        <w:r>
          <w:rPr>
            <w:rFonts w:eastAsia="Arial Unicode MS"/>
            <w:kern w:val="20"/>
          </w:rPr>
          <w:t>Demandez de vous citer les manifestations de la rougeole.</w:t>
        </w:r>
      </w:ins>
      <w:ins w:id="732" w:author="Angèle Dilu Keti" w:date="2020-10-21T05:34:00Z">
        <w:r w:rsidRPr="00F42E52">
          <w:rPr>
            <w:rFonts w:eastAsia="Arial Unicode MS"/>
            <w:kern w:val="20"/>
          </w:rPr>
          <w:t xml:space="preserve"> Il faut prendre les deux premières réponses s’il en donne plus d’une</w:t>
        </w:r>
      </w:ins>
      <w:ins w:id="733" w:author="Angèle Dilu Keti" w:date="2020-10-21T05:37:00Z">
        <w:r>
          <w:rPr>
            <w:rFonts w:eastAsia="Arial Unicode MS"/>
            <w:kern w:val="20"/>
          </w:rPr>
          <w:t>. R</w:t>
        </w:r>
      </w:ins>
      <w:ins w:id="734" w:author="Angèle Dilu Keti" w:date="2020-10-21T05:34:00Z">
        <w:r w:rsidRPr="00F42E52">
          <w:rPr>
            <w:rFonts w:eastAsia="Arial Unicode MS"/>
            <w:kern w:val="20"/>
          </w:rPr>
          <w:t>espectez les mêmes principes de codes pour transcrire sur la fiche. La liste des codes est proposée en bas.</w:t>
        </w:r>
      </w:ins>
    </w:p>
    <w:p w14:paraId="013C631A" w14:textId="77777777" w:rsidR="00356E91" w:rsidRPr="00F42E52" w:rsidRDefault="00356E91" w:rsidP="00356E91">
      <w:pPr>
        <w:spacing w:before="120" w:line="276" w:lineRule="auto"/>
        <w:jc w:val="both"/>
        <w:rPr>
          <w:ins w:id="735" w:author="Angèle Dilu Keti" w:date="2020-10-21T05:34:00Z"/>
          <w:rFonts w:eastAsia="Arial Unicode MS"/>
          <w:kern w:val="20"/>
        </w:rPr>
      </w:pPr>
      <w:ins w:id="736" w:author="Angèle Dilu Keti" w:date="2020-10-21T05:34:00Z">
        <w:r w:rsidRPr="00F42E52">
          <w:rPr>
            <w:rFonts w:eastAsia="Arial Unicode MS"/>
            <w:kern w:val="20"/>
          </w:rPr>
          <w:t>Eruption cutanée : ce sont des boutons (petit ou large) dur (sans liquide) qui sortent sur le corps ; cela ressemble à des “bourbouilles’’ mais fermes.</w:t>
        </w:r>
      </w:ins>
    </w:p>
    <w:p w14:paraId="547C1BA0" w14:textId="2AADEC52" w:rsidR="00356E91" w:rsidRDefault="00356E91" w:rsidP="00305419">
      <w:pPr>
        <w:spacing w:before="120" w:line="276" w:lineRule="auto"/>
        <w:jc w:val="both"/>
        <w:rPr>
          <w:ins w:id="737" w:author="Angèle Dilu Keti" w:date="2020-10-21T05:33:00Z"/>
          <w:rFonts w:eastAsia="Arial Unicode MS"/>
          <w:kern w:val="20"/>
        </w:rPr>
      </w:pPr>
      <w:ins w:id="738" w:author="Angèle Dilu Keti" w:date="2020-10-21T05:38:00Z">
        <w:r>
          <w:rPr>
            <w:rFonts w:eastAsia="Arial Unicode MS"/>
            <w:kern w:val="20"/>
          </w:rPr>
          <w:t>Au cas où la réponse est « Autre », préciser puis aller à ICCP03.</w:t>
        </w:r>
      </w:ins>
    </w:p>
    <w:p w14:paraId="69CDD993" w14:textId="6393E45F" w:rsidR="008C5E97" w:rsidRPr="000A1870" w:rsidDel="0083459B" w:rsidRDefault="00D71D0C" w:rsidP="00305419">
      <w:pPr>
        <w:spacing w:before="120" w:line="276" w:lineRule="auto"/>
        <w:jc w:val="both"/>
        <w:rPr>
          <w:del w:id="739" w:author="Angèle Dilu Keti" w:date="2020-10-21T05:48:00Z"/>
          <w:rFonts w:eastAsia="Arial Unicode MS"/>
          <w:kern w:val="20"/>
          <w:highlight w:val="yellow"/>
        </w:rPr>
      </w:pPr>
      <w:del w:id="740" w:author="Angèle Dilu Keti" w:date="2020-10-21T05:48:00Z">
        <w:r w:rsidRPr="000A1870" w:rsidDel="0083459B">
          <w:rPr>
            <w:rFonts w:eastAsia="Arial Unicode MS"/>
            <w:kern w:val="20"/>
            <w:highlight w:val="yellow"/>
          </w:rPr>
          <w:delText xml:space="preserve">Enregistrer deux sources </w:delText>
        </w:r>
        <w:r w:rsidR="00336DCD" w:rsidRPr="000A1870" w:rsidDel="0083459B">
          <w:rPr>
            <w:rFonts w:eastAsia="Arial Unicode MS"/>
            <w:kern w:val="20"/>
            <w:highlight w:val="yellow"/>
          </w:rPr>
          <w:delText xml:space="preserve">(principales) </w:delText>
        </w:r>
        <w:r w:rsidRPr="000A1870" w:rsidDel="0083459B">
          <w:rPr>
            <w:rFonts w:eastAsia="Arial Unicode MS"/>
            <w:kern w:val="20"/>
            <w:highlight w:val="yellow"/>
          </w:rPr>
          <w:delText>d’informations citées par l’enquêté en</w:delText>
        </w:r>
        <w:r w:rsidR="008C5E97" w:rsidRPr="000A1870" w:rsidDel="0083459B">
          <w:rPr>
            <w:rFonts w:eastAsia="Arial Unicode MS"/>
            <w:kern w:val="20"/>
            <w:highlight w:val="yellow"/>
          </w:rPr>
          <w:delText xml:space="preserve"> relevant les codes y afférents.</w:delText>
        </w:r>
        <w:r w:rsidRPr="000A1870" w:rsidDel="0083459B">
          <w:rPr>
            <w:rFonts w:eastAsia="Arial Unicode MS"/>
            <w:kern w:val="20"/>
            <w:highlight w:val="yellow"/>
          </w:rPr>
          <w:delText xml:space="preserve"> S’il ne déclare qu’une seule source d’information, enregistrer le code correspondant dans les premiers bacs, puis </w:delText>
        </w:r>
        <w:r w:rsidR="00B20888" w:rsidRPr="000A1870" w:rsidDel="0083459B">
          <w:rPr>
            <w:rFonts w:eastAsia="Arial Unicode MS"/>
            <w:kern w:val="20"/>
            <w:highlight w:val="yellow"/>
          </w:rPr>
          <w:delText>inscrire le</w:delText>
        </w:r>
        <w:r w:rsidRPr="000A1870" w:rsidDel="0083459B">
          <w:rPr>
            <w:rFonts w:eastAsia="Arial Unicode MS"/>
            <w:kern w:val="20"/>
            <w:highlight w:val="yellow"/>
          </w:rPr>
          <w:delText xml:space="preserve"> code 99 dans les deux </w:delText>
        </w:r>
        <w:r w:rsidR="00B20888" w:rsidRPr="000A1870" w:rsidDel="0083459B">
          <w:rPr>
            <w:rFonts w:eastAsia="Arial Unicode MS"/>
            <w:kern w:val="20"/>
            <w:highlight w:val="yellow"/>
          </w:rPr>
          <w:delText>cases en dessous</w:delText>
        </w:r>
        <w:r w:rsidRPr="000A1870" w:rsidDel="0083459B">
          <w:rPr>
            <w:rFonts w:eastAsia="Arial Unicode MS"/>
            <w:kern w:val="20"/>
            <w:highlight w:val="yellow"/>
          </w:rPr>
          <w:delText>. Si la réponse est ‘11’ c'est-à-dire ‘autre’,</w:delText>
        </w:r>
        <w:r w:rsidR="00336DCD" w:rsidRPr="000A1870" w:rsidDel="0083459B">
          <w:rPr>
            <w:rFonts w:eastAsia="Arial Unicode MS"/>
            <w:kern w:val="20"/>
            <w:highlight w:val="yellow"/>
          </w:rPr>
          <w:delText xml:space="preserve"> cocher cette réponse puis inscrire cette</w:delText>
        </w:r>
        <w:r w:rsidRPr="000A1870" w:rsidDel="0083459B">
          <w:rPr>
            <w:rFonts w:eastAsia="Arial Unicode MS"/>
            <w:kern w:val="20"/>
            <w:highlight w:val="yellow"/>
          </w:rPr>
          <w:delText xml:space="preserve"> </w:delText>
        </w:r>
        <w:r w:rsidR="00336DCD" w:rsidRPr="000A1870" w:rsidDel="0083459B">
          <w:rPr>
            <w:rFonts w:eastAsia="Arial Unicode MS"/>
            <w:kern w:val="20"/>
            <w:highlight w:val="yellow"/>
          </w:rPr>
          <w:delText>p</w:delText>
        </w:r>
        <w:r w:rsidRPr="000A1870" w:rsidDel="0083459B">
          <w:rPr>
            <w:rFonts w:eastAsia="Arial Unicode MS"/>
            <w:kern w:val="20"/>
            <w:highlight w:val="yellow"/>
          </w:rPr>
          <w:delText>récis</w:delText>
        </w:r>
        <w:r w:rsidR="00336DCD" w:rsidRPr="000A1870" w:rsidDel="0083459B">
          <w:rPr>
            <w:rFonts w:eastAsia="Arial Unicode MS"/>
            <w:kern w:val="20"/>
            <w:highlight w:val="yellow"/>
          </w:rPr>
          <w:delText>ion sur la fiche</w:delText>
        </w:r>
        <w:r w:rsidRPr="000A1870" w:rsidDel="0083459B">
          <w:rPr>
            <w:rFonts w:eastAsia="Arial Unicode MS"/>
            <w:kern w:val="20"/>
            <w:highlight w:val="yellow"/>
          </w:rPr>
          <w:delText xml:space="preserve"> </w:delText>
        </w:r>
        <w:r w:rsidR="00336DCD" w:rsidRPr="000A1870" w:rsidDel="0083459B">
          <w:rPr>
            <w:rFonts w:eastAsia="Arial Unicode MS"/>
            <w:kern w:val="20"/>
            <w:highlight w:val="yellow"/>
          </w:rPr>
          <w:delText>en mentionnant les référence (</w:delText>
        </w:r>
        <w:r w:rsidR="00444EC1" w:rsidRPr="000A1870" w:rsidDel="0083459B">
          <w:rPr>
            <w:rFonts w:eastAsia="Arial Unicode MS"/>
            <w:kern w:val="20"/>
            <w:highlight w:val="yellow"/>
          </w:rPr>
          <w:delText>I</w:delText>
        </w:r>
        <w:r w:rsidRPr="000A1870" w:rsidDel="0083459B">
          <w:rPr>
            <w:rFonts w:eastAsia="Arial Unicode MS"/>
            <w:kern w:val="20"/>
            <w:highlight w:val="yellow"/>
          </w:rPr>
          <w:delText>CCP02 et le numéro de l’</w:delText>
        </w:r>
        <w:r w:rsidR="008A3745" w:rsidRPr="000A1870" w:rsidDel="0083459B">
          <w:rPr>
            <w:rFonts w:eastAsia="Arial Unicode MS"/>
            <w:kern w:val="20"/>
            <w:highlight w:val="yellow"/>
          </w:rPr>
          <w:delText xml:space="preserve">enfant </w:delText>
        </w:r>
        <w:r w:rsidRPr="000A1870" w:rsidDel="0083459B">
          <w:rPr>
            <w:rFonts w:eastAsia="Arial Unicode MS"/>
            <w:kern w:val="20"/>
            <w:highlight w:val="yellow"/>
          </w:rPr>
          <w:delText>enquêté</w:delText>
        </w:r>
        <w:r w:rsidR="00336DCD" w:rsidRPr="000A1870" w:rsidDel="0083459B">
          <w:rPr>
            <w:rFonts w:eastAsia="Arial Unicode MS"/>
            <w:kern w:val="20"/>
            <w:highlight w:val="yellow"/>
          </w:rPr>
          <w:delText>)</w:delText>
        </w:r>
        <w:r w:rsidR="008A3745" w:rsidRPr="000A1870" w:rsidDel="0083459B">
          <w:rPr>
            <w:rFonts w:eastAsia="Arial Unicode MS"/>
            <w:kern w:val="20"/>
            <w:highlight w:val="yellow"/>
          </w:rPr>
          <w:delText>.</w:delText>
        </w:r>
      </w:del>
    </w:p>
    <w:p w14:paraId="1920DA5C" w14:textId="505ED5FF" w:rsidR="00D71D0C" w:rsidRPr="000A1870" w:rsidDel="0083459B" w:rsidRDefault="00D71D0C" w:rsidP="00305419">
      <w:pPr>
        <w:spacing w:before="120" w:line="276" w:lineRule="auto"/>
        <w:jc w:val="both"/>
        <w:rPr>
          <w:del w:id="741" w:author="Angèle Dilu Keti" w:date="2020-10-21T05:48:00Z"/>
          <w:rFonts w:eastAsia="Arial Unicode MS"/>
          <w:kern w:val="20"/>
          <w:highlight w:val="yellow"/>
        </w:rPr>
      </w:pPr>
      <w:del w:id="742" w:author="Angèle Dilu Keti" w:date="2020-10-21T05:48:00Z">
        <w:r w:rsidRPr="000A1870" w:rsidDel="0083459B">
          <w:rPr>
            <w:rFonts w:eastAsia="Arial Unicode MS"/>
            <w:kern w:val="20"/>
            <w:highlight w:val="yellow"/>
          </w:rPr>
          <w:delText>(</w:delText>
        </w:r>
        <w:r w:rsidR="00444EC1" w:rsidRPr="000A1870" w:rsidDel="0083459B">
          <w:rPr>
            <w:rFonts w:eastAsia="Arial Unicode MS"/>
            <w:i/>
            <w:color w:val="4F81BD" w:themeColor="accent1"/>
            <w:kern w:val="20"/>
            <w:highlight w:val="yellow"/>
          </w:rPr>
          <w:delText>par exemple ‘I</w:delText>
        </w:r>
        <w:r w:rsidRPr="000A1870" w:rsidDel="0083459B">
          <w:rPr>
            <w:rFonts w:eastAsia="Arial Unicode MS"/>
            <w:i/>
            <w:color w:val="4F81BD" w:themeColor="accent1"/>
            <w:kern w:val="20"/>
            <w:highlight w:val="yellow"/>
          </w:rPr>
          <w:delText xml:space="preserve">CCP02 du 2 : </w:delText>
        </w:r>
        <w:r w:rsidR="008C5E97" w:rsidRPr="000A1870" w:rsidDel="0083459B">
          <w:rPr>
            <w:rFonts w:eastAsia="Arial Unicode MS"/>
            <w:i/>
            <w:color w:val="4F81BD" w:themeColor="accent1"/>
            <w:kern w:val="20"/>
            <w:highlight w:val="yellow"/>
          </w:rPr>
          <w:delText xml:space="preserve">‘j’ai </w:delText>
        </w:r>
        <w:r w:rsidR="00336DCD" w:rsidRPr="000A1870" w:rsidDel="0083459B">
          <w:rPr>
            <w:rFonts w:eastAsia="Arial Unicode MS"/>
            <w:i/>
            <w:color w:val="4F81BD" w:themeColor="accent1"/>
            <w:kern w:val="20"/>
            <w:highlight w:val="yellow"/>
          </w:rPr>
          <w:delText>appris</w:delText>
        </w:r>
        <w:r w:rsidR="008C5E97" w:rsidRPr="000A1870" w:rsidDel="0083459B">
          <w:rPr>
            <w:rFonts w:eastAsia="Arial Unicode MS"/>
            <w:i/>
            <w:color w:val="4F81BD" w:themeColor="accent1"/>
            <w:kern w:val="20"/>
            <w:highlight w:val="yellow"/>
          </w:rPr>
          <w:delText xml:space="preserve"> cela chez une vendeuse</w:delText>
        </w:r>
        <w:r w:rsidR="00B20888" w:rsidRPr="000A1870" w:rsidDel="0083459B">
          <w:rPr>
            <w:rFonts w:eastAsia="Arial Unicode MS"/>
            <w:i/>
            <w:color w:val="4F81BD" w:themeColor="accent1"/>
            <w:kern w:val="20"/>
            <w:highlight w:val="yellow"/>
          </w:rPr>
          <w:delText xml:space="preserve"> </w:delText>
        </w:r>
        <w:r w:rsidR="008C5E97" w:rsidRPr="000A1870" w:rsidDel="0083459B">
          <w:rPr>
            <w:rFonts w:eastAsia="Arial Unicode MS"/>
            <w:i/>
            <w:color w:val="4F81BD" w:themeColor="accent1"/>
            <w:kern w:val="20"/>
            <w:highlight w:val="yellow"/>
          </w:rPr>
          <w:delText>au marché’</w:delText>
        </w:r>
        <w:r w:rsidRPr="000A1870" w:rsidDel="0083459B">
          <w:rPr>
            <w:rFonts w:eastAsia="Arial Unicode MS"/>
            <w:kern w:val="20"/>
            <w:highlight w:val="yellow"/>
          </w:rPr>
          <w:delText>).</w:delText>
        </w:r>
      </w:del>
    </w:p>
    <w:p w14:paraId="1C65BBDD" w14:textId="7C82AD0E" w:rsidR="009A6943" w:rsidRPr="00F42E52" w:rsidDel="0083459B" w:rsidRDefault="009A6943" w:rsidP="00305419">
      <w:pPr>
        <w:spacing w:before="120" w:line="276" w:lineRule="auto"/>
        <w:jc w:val="both"/>
        <w:rPr>
          <w:del w:id="743" w:author="Angèle Dilu Keti" w:date="2020-10-21T05:48:00Z"/>
          <w:rFonts w:eastAsia="Arial Unicode MS"/>
          <w:i/>
          <w:kern w:val="20"/>
        </w:rPr>
      </w:pPr>
      <w:del w:id="744" w:author="Angèle Dilu Keti" w:date="2020-10-21T05:48:00Z">
        <w:r w:rsidRPr="000A1870" w:rsidDel="0083459B">
          <w:rPr>
            <w:rFonts w:eastAsia="Arial Unicode MS"/>
            <w:i/>
            <w:kern w:val="20"/>
            <w:highlight w:val="yellow"/>
          </w:rPr>
          <w:delText xml:space="preserve">NB : A partir des questions ICCP03, on </w:delText>
        </w:r>
        <w:r w:rsidR="00336DCD" w:rsidRPr="000A1870" w:rsidDel="0083459B">
          <w:rPr>
            <w:rFonts w:eastAsia="Arial Unicode MS"/>
            <w:i/>
            <w:kern w:val="20"/>
            <w:highlight w:val="yellow"/>
          </w:rPr>
          <w:delText xml:space="preserve">évalue </w:delText>
        </w:r>
        <w:r w:rsidRPr="000A1870" w:rsidDel="0083459B">
          <w:rPr>
            <w:rFonts w:eastAsia="Arial Unicode MS"/>
            <w:i/>
            <w:kern w:val="20"/>
            <w:highlight w:val="yellow"/>
          </w:rPr>
          <w:delText>les connaissances des personnes interviewées sur la rougeole et la vaccination contre cette maladie.</w:delText>
        </w:r>
      </w:del>
    </w:p>
    <w:p w14:paraId="0CBF16CC" w14:textId="39ADB801" w:rsidR="00356E91" w:rsidRDefault="00444EC1" w:rsidP="00305419">
      <w:pPr>
        <w:spacing w:before="120" w:line="276" w:lineRule="auto"/>
        <w:jc w:val="both"/>
        <w:rPr>
          <w:ins w:id="745" w:author="Angèle Dilu Keti" w:date="2020-10-21T05:39:00Z"/>
          <w:rFonts w:eastAsia="Arial Unicode MS"/>
          <w:b/>
          <w:bCs/>
          <w:kern w:val="20"/>
        </w:rPr>
      </w:pPr>
      <w:r w:rsidRPr="00F42E52">
        <w:rPr>
          <w:rFonts w:eastAsia="Arial Unicode MS"/>
          <w:b/>
          <w:bCs/>
          <w:kern w:val="20"/>
          <w:u w:val="single"/>
        </w:rPr>
        <w:t>I</w:t>
      </w:r>
      <w:r w:rsidR="00D71D0C" w:rsidRPr="00F42E52">
        <w:rPr>
          <w:rFonts w:eastAsia="Arial Unicode MS"/>
          <w:b/>
          <w:bCs/>
          <w:kern w:val="20"/>
          <w:u w:val="single"/>
        </w:rPr>
        <w:t>CCP</w:t>
      </w:r>
      <w:del w:id="746" w:author="Angèle Dilu Keti" w:date="2020-10-21T18:54:00Z">
        <w:r w:rsidR="00D71D0C" w:rsidRPr="00F42E52" w:rsidDel="00392DAB">
          <w:rPr>
            <w:rFonts w:eastAsia="Arial Unicode MS"/>
            <w:b/>
            <w:bCs/>
            <w:kern w:val="20"/>
            <w:u w:val="single"/>
          </w:rPr>
          <w:delText>03</w:delText>
        </w:r>
        <w:r w:rsidR="00D71D0C" w:rsidRPr="00F42E52" w:rsidDel="00392DAB">
          <w:rPr>
            <w:rFonts w:eastAsia="Arial Unicode MS"/>
            <w:b/>
            <w:bCs/>
            <w:kern w:val="20"/>
          </w:rPr>
          <w:delText>:</w:delText>
        </w:r>
      </w:del>
      <w:ins w:id="747" w:author="Angèle Dilu Keti" w:date="2020-10-21T18:54:00Z">
        <w:r w:rsidR="00392DAB" w:rsidRPr="00F42E52">
          <w:rPr>
            <w:rFonts w:eastAsia="Arial Unicode MS"/>
            <w:b/>
            <w:bCs/>
            <w:kern w:val="20"/>
            <w:u w:val="single"/>
          </w:rPr>
          <w:t>03</w:t>
        </w:r>
        <w:r w:rsidR="00392DAB" w:rsidRPr="00F42E52">
          <w:rPr>
            <w:rFonts w:eastAsia="Arial Unicode MS"/>
            <w:b/>
            <w:bCs/>
            <w:kern w:val="20"/>
          </w:rPr>
          <w:t xml:space="preserve"> :</w:t>
        </w:r>
      </w:ins>
      <w:r w:rsidR="00B20888" w:rsidRPr="00F42E52">
        <w:rPr>
          <w:rFonts w:eastAsia="Arial Unicode MS"/>
          <w:b/>
          <w:bCs/>
          <w:kern w:val="20"/>
        </w:rPr>
        <w:t xml:space="preserve"> </w:t>
      </w:r>
      <w:ins w:id="748" w:author="Angèle Dilu Keti" w:date="2020-10-21T05:39:00Z">
        <w:r w:rsidR="00356E91" w:rsidRPr="00F42E52">
          <w:rPr>
            <w:rFonts w:eastAsia="Arial Unicode MS"/>
            <w:kern w:val="20"/>
          </w:rPr>
          <w:t>Demander au répondant le mode de transmission de la rougeole. Enregistrez sa réponse en utilisant le code de sa principale réponse (comme mentionner sur le questionnaire). Respecter la case pour la transcription.</w:t>
        </w:r>
      </w:ins>
    </w:p>
    <w:p w14:paraId="05E4C8DB" w14:textId="2694AC7B" w:rsidR="009A6943" w:rsidRPr="00F42E52" w:rsidDel="0083459B" w:rsidRDefault="00444EC1" w:rsidP="00305419">
      <w:pPr>
        <w:spacing w:before="120" w:line="276" w:lineRule="auto"/>
        <w:jc w:val="both"/>
        <w:rPr>
          <w:del w:id="749" w:author="Angèle Dilu Keti" w:date="2020-10-21T05:48:00Z"/>
          <w:rFonts w:eastAsia="Arial Unicode MS"/>
          <w:kern w:val="20"/>
        </w:rPr>
      </w:pPr>
      <w:del w:id="750" w:author="Angèle Dilu Keti" w:date="2020-10-21T05:48:00Z">
        <w:r w:rsidRPr="000A1870" w:rsidDel="0083459B">
          <w:rPr>
            <w:rFonts w:eastAsia="Arial Unicode MS"/>
            <w:kern w:val="20"/>
            <w:highlight w:val="yellow"/>
          </w:rPr>
          <w:delText xml:space="preserve">Poser la question à la personne qui prend en charge l’enfant enquêté </w:delText>
        </w:r>
        <w:r w:rsidR="0032390C" w:rsidRPr="000A1870" w:rsidDel="0083459B">
          <w:rPr>
            <w:rFonts w:eastAsia="Arial Unicode MS"/>
            <w:kern w:val="20"/>
            <w:highlight w:val="yellow"/>
          </w:rPr>
          <w:delText>pour</w:delText>
        </w:r>
        <w:r w:rsidRPr="000A1870" w:rsidDel="0083459B">
          <w:rPr>
            <w:rFonts w:eastAsia="Arial Unicode MS"/>
            <w:kern w:val="20"/>
            <w:highlight w:val="yellow"/>
          </w:rPr>
          <w:delText xml:space="preserve"> recueillir</w:delText>
        </w:r>
        <w:r w:rsidR="0032390C" w:rsidRPr="000A1870" w:rsidDel="0083459B">
          <w:rPr>
            <w:rFonts w:eastAsia="Arial Unicode MS"/>
            <w:kern w:val="20"/>
            <w:highlight w:val="yellow"/>
          </w:rPr>
          <w:delText xml:space="preserve"> ce qu’elle connait (ou </w:delText>
        </w:r>
        <w:r w:rsidRPr="000A1870" w:rsidDel="0083459B">
          <w:rPr>
            <w:rFonts w:eastAsia="Arial Unicode MS"/>
            <w:kern w:val="20"/>
            <w:highlight w:val="yellow"/>
          </w:rPr>
          <w:delText xml:space="preserve">a déjà entendu </w:delText>
        </w:r>
        <w:r w:rsidR="0032390C" w:rsidRPr="000A1870" w:rsidDel="0083459B">
          <w:rPr>
            <w:rFonts w:eastAsia="Arial Unicode MS"/>
            <w:kern w:val="20"/>
            <w:highlight w:val="yellow"/>
          </w:rPr>
          <w:delText>di</w:delText>
        </w:r>
        <w:r w:rsidRPr="000A1870" w:rsidDel="0083459B">
          <w:rPr>
            <w:rFonts w:eastAsia="Arial Unicode MS"/>
            <w:kern w:val="20"/>
            <w:highlight w:val="yellow"/>
          </w:rPr>
          <w:delText>r</w:delText>
        </w:r>
        <w:r w:rsidR="0032390C" w:rsidRPr="000A1870" w:rsidDel="0083459B">
          <w:rPr>
            <w:rFonts w:eastAsia="Arial Unicode MS"/>
            <w:kern w:val="20"/>
            <w:highlight w:val="yellow"/>
          </w:rPr>
          <w:delText>e</w:delText>
        </w:r>
        <w:r w:rsidRPr="000A1870" w:rsidDel="0083459B">
          <w:rPr>
            <w:rFonts w:eastAsia="Arial Unicode MS"/>
            <w:kern w:val="20"/>
            <w:highlight w:val="yellow"/>
          </w:rPr>
          <w:delText xml:space="preserve"> de la rougeole</w:delText>
        </w:r>
        <w:r w:rsidR="0032390C" w:rsidRPr="000A1870" w:rsidDel="0083459B">
          <w:rPr>
            <w:rFonts w:eastAsia="Arial Unicode MS"/>
            <w:kern w:val="20"/>
            <w:highlight w:val="yellow"/>
          </w:rPr>
          <w:delText>)</w:delText>
        </w:r>
        <w:r w:rsidRPr="000A1870" w:rsidDel="0083459B">
          <w:rPr>
            <w:rFonts w:eastAsia="Arial Unicode MS"/>
            <w:kern w:val="20"/>
            <w:highlight w:val="yellow"/>
          </w:rPr>
          <w:delText xml:space="preserve">. Inscrire le code 1 pour oui, 2 pour non. Et si ICCP03=2, alors aller </w:delText>
        </w:r>
        <w:r w:rsidR="0032390C" w:rsidRPr="000A1870" w:rsidDel="0083459B">
          <w:rPr>
            <w:rFonts w:eastAsia="Arial Unicode MS"/>
            <w:kern w:val="20"/>
            <w:highlight w:val="yellow"/>
          </w:rPr>
          <w:delText xml:space="preserve">directement renseigner </w:delText>
        </w:r>
        <w:r w:rsidRPr="000A1870" w:rsidDel="0083459B">
          <w:rPr>
            <w:rFonts w:eastAsia="Arial Unicode MS"/>
            <w:kern w:val="20"/>
            <w:highlight w:val="yellow"/>
          </w:rPr>
          <w:delText xml:space="preserve">la rubrique </w:delText>
        </w:r>
        <w:r w:rsidR="0032390C" w:rsidRPr="000A1870" w:rsidDel="0083459B">
          <w:rPr>
            <w:rFonts w:eastAsia="Arial Unicode MS"/>
            <w:kern w:val="20"/>
            <w:highlight w:val="yellow"/>
          </w:rPr>
          <w:delText>“V</w:delText>
        </w:r>
        <w:r w:rsidRPr="000A1870" w:rsidDel="0083459B">
          <w:rPr>
            <w:rFonts w:eastAsia="Arial Unicode MS"/>
            <w:kern w:val="20"/>
            <w:highlight w:val="yellow"/>
          </w:rPr>
          <w:delText xml:space="preserve">accination </w:delText>
        </w:r>
        <w:r w:rsidR="009A6943" w:rsidRPr="000A1870" w:rsidDel="0083459B">
          <w:rPr>
            <w:rFonts w:eastAsia="Arial Unicode MS"/>
            <w:kern w:val="20"/>
            <w:highlight w:val="yellow"/>
          </w:rPr>
          <w:delText>de l’enfant contre la rougeole</w:delText>
        </w:r>
        <w:r w:rsidR="0032390C" w:rsidRPr="000A1870" w:rsidDel="0083459B">
          <w:rPr>
            <w:rFonts w:eastAsia="Arial Unicode MS"/>
            <w:kern w:val="20"/>
            <w:highlight w:val="yellow"/>
          </w:rPr>
          <w:delText>’’</w:delText>
        </w:r>
        <w:r w:rsidR="009A6943" w:rsidRPr="000A1870" w:rsidDel="0083459B">
          <w:rPr>
            <w:rFonts w:eastAsia="Arial Unicode MS"/>
            <w:kern w:val="20"/>
            <w:highlight w:val="yellow"/>
          </w:rPr>
          <w:delText xml:space="preserve"> (VCR</w:delText>
        </w:r>
        <w:r w:rsidRPr="000A1870" w:rsidDel="0083459B">
          <w:rPr>
            <w:rFonts w:eastAsia="Arial Unicode MS"/>
            <w:kern w:val="20"/>
            <w:highlight w:val="yellow"/>
          </w:rPr>
          <w:delText>).</w:delText>
        </w:r>
      </w:del>
    </w:p>
    <w:p w14:paraId="34FA3C8C" w14:textId="30A9B65D" w:rsidR="00D71D0C" w:rsidRPr="00F42E52" w:rsidDel="0083459B" w:rsidRDefault="00D71D0C" w:rsidP="00305419">
      <w:pPr>
        <w:spacing w:before="120" w:line="276" w:lineRule="auto"/>
        <w:jc w:val="both"/>
        <w:rPr>
          <w:del w:id="751" w:author="Angèle Dilu Keti" w:date="2020-10-21T05:48:00Z"/>
          <w:rFonts w:eastAsia="Arial Unicode MS"/>
          <w:kern w:val="20"/>
        </w:rPr>
      </w:pPr>
    </w:p>
    <w:p w14:paraId="1DEE1C8B" w14:textId="1402BB61" w:rsidR="00356E91" w:rsidRPr="00F42E52" w:rsidRDefault="009A6943" w:rsidP="00356E91">
      <w:pPr>
        <w:spacing w:before="120" w:line="276" w:lineRule="auto"/>
        <w:jc w:val="both"/>
        <w:rPr>
          <w:ins w:id="752" w:author="Angèle Dilu Keti" w:date="2020-10-21T05:40:00Z"/>
          <w:rFonts w:eastAsia="Arial Unicode MS"/>
          <w:kern w:val="20"/>
        </w:rPr>
      </w:pPr>
      <w:r w:rsidRPr="00F42E52">
        <w:rPr>
          <w:rFonts w:eastAsia="Arial Unicode MS"/>
          <w:b/>
          <w:bCs/>
          <w:kern w:val="20"/>
          <w:u w:val="single"/>
        </w:rPr>
        <w:t>ICCP</w:t>
      </w:r>
      <w:del w:id="753" w:author="Angèle Dilu Keti" w:date="2020-10-21T18:54:00Z">
        <w:r w:rsidRPr="00F42E52" w:rsidDel="00392DAB">
          <w:rPr>
            <w:rFonts w:eastAsia="Arial Unicode MS"/>
            <w:b/>
            <w:bCs/>
            <w:kern w:val="20"/>
            <w:u w:val="single"/>
          </w:rPr>
          <w:delText>04</w:delText>
        </w:r>
        <w:r w:rsidR="00D71D0C" w:rsidRPr="00F42E52" w:rsidDel="00392DAB">
          <w:rPr>
            <w:rFonts w:eastAsia="Arial Unicode MS"/>
            <w:b/>
            <w:bCs/>
            <w:kern w:val="20"/>
          </w:rPr>
          <w:delText>:</w:delText>
        </w:r>
      </w:del>
      <w:ins w:id="754" w:author="Angèle Dilu Keti" w:date="2020-10-21T18:54:00Z">
        <w:r w:rsidR="00392DAB" w:rsidRPr="00F42E52">
          <w:rPr>
            <w:rFonts w:eastAsia="Arial Unicode MS"/>
            <w:b/>
            <w:bCs/>
            <w:kern w:val="20"/>
            <w:u w:val="single"/>
          </w:rPr>
          <w:t>04</w:t>
        </w:r>
        <w:r w:rsidR="00392DAB" w:rsidRPr="00F42E52">
          <w:rPr>
            <w:rFonts w:eastAsia="Arial Unicode MS"/>
            <w:b/>
            <w:bCs/>
            <w:kern w:val="20"/>
          </w:rPr>
          <w:t xml:space="preserve"> :</w:t>
        </w:r>
      </w:ins>
      <w:r w:rsidR="0032390C" w:rsidRPr="00F42E52">
        <w:rPr>
          <w:rFonts w:eastAsia="Arial Unicode MS"/>
          <w:b/>
          <w:bCs/>
          <w:kern w:val="20"/>
        </w:rPr>
        <w:t xml:space="preserve"> </w:t>
      </w:r>
      <w:ins w:id="755" w:author="Angèle Dilu Keti" w:date="2020-10-21T05:40:00Z">
        <w:r w:rsidR="00356E91" w:rsidRPr="000A1870">
          <w:rPr>
            <w:rFonts w:eastAsia="Arial Unicode MS"/>
            <w:kern w:val="20"/>
          </w:rPr>
          <w:t xml:space="preserve">Relever si </w:t>
        </w:r>
      </w:ins>
      <w:ins w:id="756" w:author="Angèle Dilu Keti" w:date="2020-10-21T18:54:00Z">
        <w:r w:rsidR="00392DAB" w:rsidRPr="00356E91">
          <w:rPr>
            <w:rFonts w:eastAsia="Arial Unicode MS"/>
            <w:kern w:val="20"/>
          </w:rPr>
          <w:t>l’enquêter</w:t>
        </w:r>
      </w:ins>
      <w:ins w:id="757" w:author="Angèle Dilu Keti" w:date="2020-10-21T05:40:00Z">
        <w:r w:rsidR="00356E91" w:rsidRPr="000A1870">
          <w:rPr>
            <w:rFonts w:eastAsia="Arial Unicode MS"/>
            <w:kern w:val="20"/>
          </w:rPr>
          <w:t xml:space="preserve"> était informé sur la campagne de vaccination qui a eu lieu dans sa localité et plusieurs autres en même temps </w:t>
        </w:r>
        <w:r w:rsidR="00356E91" w:rsidRPr="000A1870">
          <w:rPr>
            <w:rFonts w:eastAsia="Arial Unicode MS"/>
            <w:i/>
            <w:color w:val="FF0000"/>
            <w:kern w:val="20"/>
          </w:rPr>
          <w:t>(……en mentionnant le mois)</w:t>
        </w:r>
        <w:r w:rsidR="00356E91" w:rsidRPr="000A1870">
          <w:rPr>
            <w:rFonts w:eastAsia="Arial Unicode MS"/>
            <w:kern w:val="20"/>
          </w:rPr>
          <w:t xml:space="preserve">. Bien le situer sur la période de la campagne et expliquer ce qu’on entend par « campagne ». Cette question sera posée en deux volets, de la manière suivante pour obtenir une bonne réponse. </w:t>
        </w:r>
        <w:r w:rsidR="00356E91" w:rsidRPr="000A1870">
          <w:rPr>
            <w:rFonts w:eastAsia="Arial Unicode MS"/>
            <w:b/>
            <w:kern w:val="20"/>
          </w:rPr>
          <w:t>Par exemple, poser la question telle que libellée dans le questionnaire, si la personne répond « oui », demander lui si elle a été informée avant, pendant ou après la campagne.</w:t>
        </w:r>
      </w:ins>
      <w:ins w:id="758" w:author="Angèle Dilu Keti" w:date="2020-10-21T05:41:00Z">
        <w:r w:rsidR="00356E91">
          <w:rPr>
            <w:rFonts w:eastAsia="Arial Unicode MS"/>
            <w:b/>
            <w:kern w:val="20"/>
          </w:rPr>
          <w:t xml:space="preserve"> </w:t>
        </w:r>
        <w:r w:rsidR="00356E91" w:rsidRPr="000A1870">
          <w:rPr>
            <w:rFonts w:eastAsia="Arial Unicode MS"/>
            <w:bCs/>
            <w:kern w:val="20"/>
          </w:rPr>
          <w:t>L</w:t>
        </w:r>
      </w:ins>
      <w:ins w:id="759" w:author="Angèle Dilu Keti" w:date="2020-10-21T05:42:00Z">
        <w:r w:rsidR="00356E91" w:rsidRPr="000A1870">
          <w:rPr>
            <w:rFonts w:eastAsia="Arial Unicode MS"/>
            <w:bCs/>
            <w:kern w:val="20"/>
          </w:rPr>
          <w:t>a liste de codes se trouve en bas</w:t>
        </w:r>
        <w:r w:rsidR="00356E91">
          <w:rPr>
            <w:rFonts w:eastAsia="Arial Unicode MS"/>
            <w:bCs/>
            <w:kern w:val="20"/>
          </w:rPr>
          <w:t>.</w:t>
        </w:r>
      </w:ins>
      <w:ins w:id="760" w:author="Angèle Dilu Keti" w:date="2020-10-21T05:40:00Z">
        <w:r w:rsidR="00356E91" w:rsidRPr="000A1870">
          <w:rPr>
            <w:rFonts w:eastAsia="Arial Unicode MS"/>
            <w:kern w:val="20"/>
          </w:rPr>
          <w:t xml:space="preserve"> Si l’individu répond « non = </w:t>
        </w:r>
      </w:ins>
      <w:ins w:id="761" w:author="Angèle Dilu Keti" w:date="2020-10-21T05:42:00Z">
        <w:r w:rsidR="00356E91" w:rsidRPr="00356E91">
          <w:rPr>
            <w:rFonts w:eastAsia="Arial Unicode MS"/>
            <w:kern w:val="20"/>
          </w:rPr>
          <w:t>4 »</w:t>
        </w:r>
      </w:ins>
      <w:ins w:id="762" w:author="Angèle Dilu Keti" w:date="2020-10-21T05:40:00Z">
        <w:r w:rsidR="00356E91" w:rsidRPr="000A1870">
          <w:rPr>
            <w:rFonts w:eastAsia="Arial Unicode MS"/>
            <w:kern w:val="20"/>
          </w:rPr>
          <w:t xml:space="preserve">, passer à la question </w:t>
        </w:r>
        <w:r w:rsidR="00356E91">
          <w:rPr>
            <w:rFonts w:eastAsia="Arial Unicode MS"/>
            <w:kern w:val="20"/>
          </w:rPr>
          <w:t>VCR01</w:t>
        </w:r>
        <w:r w:rsidR="00356E91" w:rsidRPr="00E05653">
          <w:rPr>
            <w:rFonts w:eastAsia="Arial Unicode MS"/>
            <w:kern w:val="20"/>
          </w:rPr>
          <w:t>.</w:t>
        </w:r>
      </w:ins>
    </w:p>
    <w:p w14:paraId="43DB779A" w14:textId="52C9D491" w:rsidR="00356E91" w:rsidRDefault="00356E91" w:rsidP="00305419">
      <w:pPr>
        <w:spacing w:before="120" w:line="276" w:lineRule="auto"/>
        <w:jc w:val="both"/>
        <w:rPr>
          <w:ins w:id="763" w:author="Angèle Dilu Keti" w:date="2020-10-21T05:34:00Z"/>
          <w:rFonts w:eastAsia="Arial Unicode MS"/>
          <w:b/>
          <w:bCs/>
          <w:kern w:val="20"/>
        </w:rPr>
      </w:pPr>
    </w:p>
    <w:p w14:paraId="7EF1892B" w14:textId="3DB11C96" w:rsidR="00D71D0C" w:rsidRPr="00E05653" w:rsidDel="0083459B" w:rsidRDefault="00D71D0C" w:rsidP="00305419">
      <w:pPr>
        <w:spacing w:before="120" w:line="276" w:lineRule="auto"/>
        <w:jc w:val="both"/>
        <w:rPr>
          <w:del w:id="764" w:author="Angèle Dilu Keti" w:date="2020-10-21T05:48:00Z"/>
          <w:rFonts w:eastAsia="Arial Unicode MS"/>
          <w:kern w:val="20"/>
          <w:highlight w:val="yellow"/>
        </w:rPr>
      </w:pPr>
      <w:del w:id="765" w:author="Angèle Dilu Keti" w:date="2020-10-21T05:48:00Z">
        <w:r w:rsidRPr="00E05653" w:rsidDel="0083459B">
          <w:rPr>
            <w:rFonts w:eastAsia="Arial Unicode MS"/>
            <w:kern w:val="20"/>
            <w:highlight w:val="yellow"/>
          </w:rPr>
          <w:lastRenderedPageBreak/>
          <w:delText xml:space="preserve">Il est question </w:delText>
        </w:r>
        <w:r w:rsidR="00D36A1E" w:rsidRPr="00E05653" w:rsidDel="0083459B">
          <w:rPr>
            <w:rFonts w:eastAsia="Arial Unicode MS"/>
            <w:kern w:val="20"/>
            <w:highlight w:val="yellow"/>
          </w:rPr>
          <w:delText xml:space="preserve">de </w:delText>
        </w:r>
        <w:r w:rsidRPr="00E05653" w:rsidDel="0083459B">
          <w:rPr>
            <w:rFonts w:eastAsia="Arial Unicode MS"/>
            <w:kern w:val="20"/>
            <w:highlight w:val="yellow"/>
          </w:rPr>
          <w:delText>déterminer les connaissances de l</w:delText>
        </w:r>
        <w:r w:rsidR="009A6943" w:rsidRPr="00E05653" w:rsidDel="0083459B">
          <w:rPr>
            <w:rFonts w:eastAsia="Arial Unicode MS"/>
            <w:kern w:val="20"/>
            <w:highlight w:val="yellow"/>
          </w:rPr>
          <w:delText xml:space="preserve">a personne qui prend en charge l’enfant </w:delText>
        </w:r>
        <w:r w:rsidRPr="00E05653" w:rsidDel="0083459B">
          <w:rPr>
            <w:rFonts w:eastAsia="Arial Unicode MS"/>
            <w:kern w:val="20"/>
            <w:highlight w:val="yellow"/>
          </w:rPr>
          <w:delText>enquêté sur les manifestations ou symptô</w:delText>
        </w:r>
        <w:r w:rsidR="009A6943" w:rsidRPr="00E05653" w:rsidDel="0083459B">
          <w:rPr>
            <w:rFonts w:eastAsia="Arial Unicode MS"/>
            <w:kern w:val="20"/>
            <w:highlight w:val="yellow"/>
          </w:rPr>
          <w:delText>mes de la rougeole</w:delText>
        </w:r>
        <w:r w:rsidRPr="00E05653" w:rsidDel="0083459B">
          <w:rPr>
            <w:rFonts w:eastAsia="Arial Unicode MS"/>
            <w:kern w:val="20"/>
            <w:highlight w:val="yellow"/>
          </w:rPr>
          <w:delText>. Il faut prendre les deux premières réponses s’il en donne plus d’une et respectez les mêmes principes de codes pour transcrire sur la fiche. La liste de</w:delText>
        </w:r>
        <w:r w:rsidR="009A6943" w:rsidRPr="00E05653" w:rsidDel="0083459B">
          <w:rPr>
            <w:rFonts w:eastAsia="Arial Unicode MS"/>
            <w:kern w:val="20"/>
            <w:highlight w:val="yellow"/>
          </w:rPr>
          <w:delText>s codes est proposée en</w:delText>
        </w:r>
        <w:r w:rsidRPr="00E05653" w:rsidDel="0083459B">
          <w:rPr>
            <w:rFonts w:eastAsia="Arial Unicode MS"/>
            <w:kern w:val="20"/>
            <w:highlight w:val="yellow"/>
          </w:rPr>
          <w:delText xml:space="preserve"> bas.</w:delText>
        </w:r>
      </w:del>
    </w:p>
    <w:p w14:paraId="13282D50" w14:textId="4A085B39" w:rsidR="00F82847" w:rsidRPr="00F42E52" w:rsidDel="0083459B" w:rsidRDefault="00F82847" w:rsidP="00305419">
      <w:pPr>
        <w:spacing w:before="120" w:line="276" w:lineRule="auto"/>
        <w:jc w:val="both"/>
        <w:rPr>
          <w:del w:id="766" w:author="Angèle Dilu Keti" w:date="2020-10-21T05:48:00Z"/>
          <w:rFonts w:eastAsia="Arial Unicode MS"/>
          <w:kern w:val="20"/>
        </w:rPr>
      </w:pPr>
      <w:del w:id="767" w:author="Angèle Dilu Keti" w:date="2020-10-21T05:48:00Z">
        <w:r w:rsidRPr="00E05653" w:rsidDel="0083459B">
          <w:rPr>
            <w:rFonts w:eastAsia="Arial Unicode MS"/>
            <w:kern w:val="20"/>
            <w:highlight w:val="yellow"/>
          </w:rPr>
          <w:delText>Eruption cutanée : ce sont des boutons (petit ou large) dur (sans liquide) qui sortent sur le corps ; cela ressemble à des “bourbouilles’’ mais fermes.</w:delText>
        </w:r>
      </w:del>
    </w:p>
    <w:p w14:paraId="00B46A52" w14:textId="4A9F05E9" w:rsidR="0083459B" w:rsidRPr="000A1870" w:rsidRDefault="009A6943" w:rsidP="0083459B">
      <w:pPr>
        <w:spacing w:before="120" w:line="276" w:lineRule="auto"/>
        <w:jc w:val="both"/>
        <w:rPr>
          <w:ins w:id="768" w:author="Angèle Dilu Keti" w:date="2020-10-21T05:43:00Z"/>
          <w:rFonts w:eastAsia="Arial Unicode MS"/>
          <w:kern w:val="20"/>
        </w:rPr>
      </w:pPr>
      <w:r w:rsidRPr="00F42E52">
        <w:rPr>
          <w:rFonts w:eastAsia="Arial Unicode MS"/>
          <w:b/>
          <w:bCs/>
          <w:kern w:val="20"/>
          <w:u w:val="single"/>
        </w:rPr>
        <w:t>ICCP</w:t>
      </w:r>
      <w:del w:id="769" w:author="Angèle Dilu Keti" w:date="2020-10-21T18:54:00Z">
        <w:r w:rsidRPr="00F42E52" w:rsidDel="00392DAB">
          <w:rPr>
            <w:rFonts w:eastAsia="Arial Unicode MS"/>
            <w:b/>
            <w:bCs/>
            <w:kern w:val="20"/>
            <w:u w:val="single"/>
          </w:rPr>
          <w:delText>05</w:delText>
        </w:r>
        <w:r w:rsidR="00D71D0C" w:rsidRPr="00F42E52" w:rsidDel="00392DAB">
          <w:rPr>
            <w:rFonts w:eastAsia="Arial Unicode MS"/>
            <w:b/>
            <w:bCs/>
            <w:kern w:val="20"/>
            <w:u w:val="single"/>
          </w:rPr>
          <w:delText>:</w:delText>
        </w:r>
      </w:del>
      <w:ins w:id="770" w:author="Angèle Dilu Keti" w:date="2020-10-21T18:54:00Z">
        <w:r w:rsidR="00392DAB" w:rsidRPr="00F42E52">
          <w:rPr>
            <w:rFonts w:eastAsia="Arial Unicode MS"/>
            <w:b/>
            <w:bCs/>
            <w:kern w:val="20"/>
            <w:u w:val="single"/>
          </w:rPr>
          <w:t>05 :</w:t>
        </w:r>
      </w:ins>
      <w:r w:rsidR="00D71D0C" w:rsidRPr="00F42E52">
        <w:rPr>
          <w:rFonts w:eastAsia="Arial Unicode MS"/>
          <w:kern w:val="20"/>
        </w:rPr>
        <w:t xml:space="preserve"> </w:t>
      </w:r>
      <w:ins w:id="771" w:author="Angèle Dilu Keti" w:date="2020-10-21T05:43:00Z">
        <w:r w:rsidR="0083459B" w:rsidRPr="000A1870">
          <w:rPr>
            <w:rFonts w:eastAsia="Arial Unicode MS"/>
            <w:kern w:val="20"/>
          </w:rPr>
          <w:t xml:space="preserve">Enregistrer deux sources (principales) d’informations citées par l’enquêté en relevant les codes y afférents. S’il ne déclare qu’une seule source d’information, enregistrer le code correspondant dans les premiers bacs, puis inscrire le code </w:t>
        </w:r>
      </w:ins>
      <w:ins w:id="772" w:author="Angèle Dilu Keti" w:date="2020-10-21T05:44:00Z">
        <w:r w:rsidR="0083459B" w:rsidRPr="000A1870">
          <w:rPr>
            <w:rFonts w:eastAsia="Arial Unicode MS"/>
            <w:kern w:val="20"/>
          </w:rPr>
          <w:t>‘</w:t>
        </w:r>
      </w:ins>
      <w:ins w:id="773" w:author="Angèle Dilu Keti" w:date="2020-10-21T05:43:00Z">
        <w:r w:rsidR="0083459B" w:rsidRPr="000A1870">
          <w:rPr>
            <w:rFonts w:eastAsia="Arial Unicode MS"/>
            <w:b/>
            <w:bCs/>
            <w:kern w:val="20"/>
          </w:rPr>
          <w:t>9</w:t>
        </w:r>
      </w:ins>
      <w:ins w:id="774" w:author="Angèle Dilu Keti" w:date="2020-10-21T05:44:00Z">
        <w:r w:rsidR="0083459B" w:rsidRPr="000A1870">
          <w:rPr>
            <w:rFonts w:eastAsia="Arial Unicode MS"/>
            <w:b/>
            <w:bCs/>
            <w:kern w:val="20"/>
          </w:rPr>
          <w:t>8</w:t>
        </w:r>
        <w:r w:rsidR="0083459B" w:rsidRPr="000A1870">
          <w:rPr>
            <w:rFonts w:eastAsia="Arial Unicode MS"/>
            <w:kern w:val="20"/>
          </w:rPr>
          <w:t>’</w:t>
        </w:r>
      </w:ins>
      <w:ins w:id="775" w:author="Angèle Dilu Keti" w:date="2020-10-21T05:43:00Z">
        <w:r w:rsidR="0083459B" w:rsidRPr="000A1870">
          <w:rPr>
            <w:rFonts w:eastAsia="Arial Unicode MS"/>
            <w:kern w:val="20"/>
          </w:rPr>
          <w:t xml:space="preserve"> dans les deux cases en dessous. Si la réponse est ‘</w:t>
        </w:r>
        <w:r w:rsidR="0083459B" w:rsidRPr="000A1870">
          <w:rPr>
            <w:rFonts w:eastAsia="Arial Unicode MS"/>
            <w:b/>
            <w:bCs/>
            <w:kern w:val="20"/>
          </w:rPr>
          <w:t>11</w:t>
        </w:r>
        <w:r w:rsidR="0083459B" w:rsidRPr="000A1870">
          <w:rPr>
            <w:rFonts w:eastAsia="Arial Unicode MS"/>
            <w:kern w:val="20"/>
          </w:rPr>
          <w:t>’ c'est-à-dire ‘autre’, cocher cette réponse puis inscrire cette précision sur la fiche en mentionnant les référence (ICCP02 et le numéro de l’enfant enquêté).</w:t>
        </w:r>
      </w:ins>
    </w:p>
    <w:p w14:paraId="245F8A35" w14:textId="77777777" w:rsidR="0083459B" w:rsidRPr="000A1870" w:rsidRDefault="0083459B" w:rsidP="0083459B">
      <w:pPr>
        <w:spacing w:before="120" w:line="276" w:lineRule="auto"/>
        <w:jc w:val="both"/>
        <w:rPr>
          <w:ins w:id="776" w:author="Angèle Dilu Keti" w:date="2020-10-21T05:43:00Z"/>
          <w:rFonts w:eastAsia="Arial Unicode MS"/>
          <w:kern w:val="20"/>
        </w:rPr>
      </w:pPr>
      <w:ins w:id="777" w:author="Angèle Dilu Keti" w:date="2020-10-21T05:43:00Z">
        <w:r w:rsidRPr="000A1870">
          <w:rPr>
            <w:rFonts w:eastAsia="Arial Unicode MS"/>
            <w:kern w:val="20"/>
          </w:rPr>
          <w:t>(</w:t>
        </w:r>
        <w:r w:rsidRPr="000A1870">
          <w:rPr>
            <w:rFonts w:eastAsia="Arial Unicode MS"/>
            <w:i/>
            <w:color w:val="4F81BD" w:themeColor="accent1"/>
            <w:kern w:val="20"/>
          </w:rPr>
          <w:t>par exemple ‘ICCP02 du 2 : ‘j’ai appris cela chez une vendeuse au marché’</w:t>
        </w:r>
        <w:r w:rsidRPr="000A1870">
          <w:rPr>
            <w:rFonts w:eastAsia="Arial Unicode MS"/>
            <w:kern w:val="20"/>
          </w:rPr>
          <w:t>).</w:t>
        </w:r>
      </w:ins>
    </w:p>
    <w:p w14:paraId="075EFEC1" w14:textId="3B791F70" w:rsidR="00D71D0C" w:rsidRPr="00F42E52" w:rsidDel="0083459B" w:rsidRDefault="00F82847" w:rsidP="00305419">
      <w:pPr>
        <w:spacing w:before="120" w:line="276" w:lineRule="auto"/>
        <w:jc w:val="both"/>
        <w:rPr>
          <w:del w:id="778" w:author="Angèle Dilu Keti" w:date="2020-10-21T05:48:00Z"/>
          <w:rFonts w:eastAsia="Arial Unicode MS"/>
          <w:kern w:val="20"/>
        </w:rPr>
      </w:pPr>
      <w:del w:id="779" w:author="Angèle Dilu Keti" w:date="2020-10-21T05:48:00Z">
        <w:r w:rsidRPr="00F42E52" w:rsidDel="0083459B">
          <w:rPr>
            <w:rFonts w:eastAsia="Arial Unicode MS"/>
            <w:kern w:val="20"/>
          </w:rPr>
          <w:delText xml:space="preserve">Demander au répondant le </w:delText>
        </w:r>
        <w:r w:rsidR="00D71D0C" w:rsidRPr="00F42E52" w:rsidDel="0083459B">
          <w:rPr>
            <w:rFonts w:eastAsia="Arial Unicode MS"/>
            <w:kern w:val="20"/>
          </w:rPr>
          <w:delText>mode de transmission</w:delText>
        </w:r>
        <w:r w:rsidRPr="00F42E52" w:rsidDel="0083459B">
          <w:rPr>
            <w:rFonts w:eastAsia="Arial Unicode MS"/>
            <w:kern w:val="20"/>
          </w:rPr>
          <w:delText xml:space="preserve"> de la rougeole. Enregistrez sa réponse en utilisant le code de sa principale réponse (comme mentionner sur le questionnaire)</w:delText>
        </w:r>
        <w:r w:rsidR="00D71D0C" w:rsidRPr="00F42E52" w:rsidDel="0083459B">
          <w:rPr>
            <w:rFonts w:eastAsia="Arial Unicode MS"/>
            <w:kern w:val="20"/>
          </w:rPr>
          <w:delText>. Respecter la case pour la transcription.</w:delText>
        </w:r>
      </w:del>
    </w:p>
    <w:p w14:paraId="625FD76D" w14:textId="77777777" w:rsidR="00D36A1E" w:rsidRPr="00F42E52" w:rsidRDefault="00D36A1E" w:rsidP="00305419">
      <w:pPr>
        <w:spacing w:before="120" w:line="276" w:lineRule="auto"/>
        <w:jc w:val="both"/>
        <w:rPr>
          <w:rFonts w:eastAsia="Arial Unicode MS"/>
          <w:kern w:val="20"/>
        </w:rPr>
      </w:pPr>
    </w:p>
    <w:p w14:paraId="11D85BF9" w14:textId="77777777" w:rsidR="00D71D0C" w:rsidRPr="00F42E52" w:rsidRDefault="00F82847">
      <w:pPr>
        <w:pStyle w:val="Titre3"/>
        <w:rPr>
          <w:rFonts w:eastAsia="Arial Unicode MS"/>
        </w:rPr>
        <w:pPrChange w:id="780" w:author="Angèle Dilu Keti" w:date="2020-10-20T19:35:00Z">
          <w:pPr>
            <w:pStyle w:val="Paragraphedeliste"/>
            <w:numPr>
              <w:numId w:val="23"/>
            </w:numPr>
            <w:spacing w:before="120" w:line="276" w:lineRule="auto"/>
            <w:ind w:left="360" w:hanging="360"/>
            <w:jc w:val="both"/>
          </w:pPr>
        </w:pPrChange>
      </w:pPr>
      <w:bookmarkStart w:id="781" w:name="_Toc54246668"/>
      <w:r w:rsidRPr="00F42E52">
        <w:rPr>
          <w:rFonts w:eastAsia="Arial Unicode MS"/>
        </w:rPr>
        <w:t>VACCINATION</w:t>
      </w:r>
      <w:r w:rsidR="009A6943" w:rsidRPr="00F42E52">
        <w:rPr>
          <w:rFonts w:eastAsia="Arial Unicode MS"/>
        </w:rPr>
        <w:t xml:space="preserve"> DE L’ENFANT CONTRE LA ROUGEOLE : VCR</w:t>
      </w:r>
      <w:bookmarkEnd w:id="781"/>
    </w:p>
    <w:p w14:paraId="344D1E19" w14:textId="03B832DC" w:rsidR="00D71D0C" w:rsidRPr="00F42E52" w:rsidRDefault="009A6943" w:rsidP="00305419">
      <w:pPr>
        <w:spacing w:before="120" w:line="276" w:lineRule="auto"/>
        <w:jc w:val="both"/>
        <w:rPr>
          <w:rFonts w:eastAsia="Arial Unicode MS"/>
          <w:kern w:val="20"/>
        </w:rPr>
      </w:pPr>
      <w:r w:rsidRPr="00F42E52">
        <w:rPr>
          <w:rFonts w:eastAsia="Arial Unicode MS"/>
          <w:kern w:val="20"/>
        </w:rPr>
        <w:t>Dans cette partie, c’est prioritairement la</w:t>
      </w:r>
      <w:r w:rsidR="00D71D0C" w:rsidRPr="00F42E52">
        <w:rPr>
          <w:rFonts w:eastAsia="Arial Unicode MS"/>
          <w:kern w:val="20"/>
        </w:rPr>
        <w:t xml:space="preserve"> personne</w:t>
      </w:r>
      <w:r w:rsidRPr="00F42E52">
        <w:rPr>
          <w:rFonts w:eastAsia="Arial Unicode MS"/>
          <w:kern w:val="20"/>
        </w:rPr>
        <w:t xml:space="preserve"> qui prend soin de l’enfant</w:t>
      </w:r>
      <w:r w:rsidR="00D71D0C" w:rsidRPr="00F42E52">
        <w:rPr>
          <w:rFonts w:eastAsia="Arial Unicode MS"/>
          <w:kern w:val="20"/>
        </w:rPr>
        <w:t xml:space="preserve"> qui ré</w:t>
      </w:r>
      <w:r w:rsidRPr="00F42E52">
        <w:rPr>
          <w:rFonts w:eastAsia="Arial Unicode MS"/>
          <w:kern w:val="20"/>
        </w:rPr>
        <w:t>pondra</w:t>
      </w:r>
      <w:r w:rsidR="00B106BF" w:rsidRPr="00F42E52">
        <w:rPr>
          <w:rFonts w:eastAsia="Arial Unicode MS"/>
          <w:kern w:val="20"/>
        </w:rPr>
        <w:t xml:space="preserve"> aux questions si elle </w:t>
      </w:r>
      <w:r w:rsidR="00337F39">
        <w:rPr>
          <w:rFonts w:eastAsia="Arial Unicode MS"/>
          <w:kern w:val="20"/>
        </w:rPr>
        <w:t xml:space="preserve">est </w:t>
      </w:r>
      <w:r w:rsidR="00B106BF" w:rsidRPr="00F42E52">
        <w:rPr>
          <w:rFonts w:eastAsia="Arial Unicode MS"/>
          <w:kern w:val="20"/>
        </w:rPr>
        <w:t>présente</w:t>
      </w:r>
      <w:r w:rsidR="00D71D0C" w:rsidRPr="00F42E52">
        <w:rPr>
          <w:rFonts w:eastAsia="Arial Unicode MS"/>
          <w:kern w:val="20"/>
        </w:rPr>
        <w:t xml:space="preserve">, ou bien ce sont les parents ou à défaut une personne adulte du ménage </w:t>
      </w:r>
      <w:r w:rsidR="00F82847" w:rsidRPr="00F42E52">
        <w:rPr>
          <w:rFonts w:eastAsia="Arial Unicode MS"/>
          <w:kern w:val="20"/>
        </w:rPr>
        <w:t>capable de donn</w:t>
      </w:r>
      <w:ins w:id="782" w:author="Angèle Dilu Ahuka" w:date="2019-06-18T21:17:00Z">
        <w:r w:rsidR="007D5DEF">
          <w:rPr>
            <w:rFonts w:eastAsia="Arial Unicode MS"/>
            <w:kern w:val="20"/>
          </w:rPr>
          <w:t>er</w:t>
        </w:r>
      </w:ins>
      <w:del w:id="783" w:author="Angèle Dilu Ahuka" w:date="2019-06-18T21:17:00Z">
        <w:r w:rsidR="00F82847" w:rsidRPr="00F42E52" w:rsidDel="007D5DEF">
          <w:rPr>
            <w:rFonts w:eastAsia="Arial Unicode MS"/>
            <w:kern w:val="20"/>
          </w:rPr>
          <w:delText>ées</w:delText>
        </w:r>
      </w:del>
      <w:r w:rsidR="00F82847" w:rsidRPr="00F42E52">
        <w:rPr>
          <w:rFonts w:eastAsia="Arial Unicode MS"/>
          <w:kern w:val="20"/>
        </w:rPr>
        <w:t xml:space="preserve"> des informations précises sur l’état vaccinal de l’enfant</w:t>
      </w:r>
      <w:r w:rsidR="00B106BF" w:rsidRPr="00F42E52">
        <w:rPr>
          <w:rFonts w:eastAsia="Arial Unicode MS"/>
          <w:kern w:val="20"/>
        </w:rPr>
        <w:t>.</w:t>
      </w:r>
    </w:p>
    <w:p w14:paraId="0D88793B" w14:textId="6A843794" w:rsidR="00337F39" w:rsidRDefault="00735430" w:rsidP="00305419">
      <w:pPr>
        <w:spacing w:before="120" w:line="276" w:lineRule="auto"/>
        <w:jc w:val="both"/>
        <w:rPr>
          <w:rFonts w:eastAsia="Arial Unicode MS"/>
          <w:kern w:val="20"/>
        </w:rPr>
      </w:pPr>
      <w:r w:rsidRPr="00F42E52">
        <w:rPr>
          <w:rFonts w:eastAsia="Arial Unicode MS"/>
          <w:b/>
          <w:bCs/>
          <w:kern w:val="20"/>
          <w:u w:val="single"/>
        </w:rPr>
        <w:t>VCR</w:t>
      </w:r>
      <w:r w:rsidR="00D71D0C" w:rsidRPr="00F42E52">
        <w:rPr>
          <w:rFonts w:eastAsia="Arial Unicode MS"/>
          <w:b/>
          <w:bCs/>
          <w:kern w:val="20"/>
          <w:u w:val="single"/>
        </w:rPr>
        <w:t>01</w:t>
      </w:r>
      <w:r w:rsidR="00D71D0C" w:rsidRPr="00337F39">
        <w:rPr>
          <w:rFonts w:eastAsia="Arial Unicode MS"/>
          <w:b/>
          <w:bCs/>
          <w:kern w:val="20"/>
        </w:rPr>
        <w:t xml:space="preserve"> :</w:t>
      </w:r>
      <w:r w:rsidR="00D71D0C" w:rsidRPr="00F42E52">
        <w:rPr>
          <w:rFonts w:eastAsia="Arial Unicode MS"/>
          <w:kern w:val="20"/>
        </w:rPr>
        <w:t xml:space="preserve"> Cette que</w:t>
      </w:r>
      <w:r w:rsidRPr="00F42E52">
        <w:rPr>
          <w:rFonts w:eastAsia="Arial Unicode MS"/>
          <w:kern w:val="20"/>
        </w:rPr>
        <w:t xml:space="preserve">stion a pour but de savoir si l’enfant a </w:t>
      </w:r>
      <w:ins w:id="784" w:author="Angèle Dilu Keti" w:date="2020-10-21T07:23:00Z">
        <w:r w:rsidR="00B017FC">
          <w:rPr>
            <w:rFonts w:eastAsia="Arial Unicode MS"/>
            <w:kern w:val="20"/>
          </w:rPr>
          <w:t xml:space="preserve">reçu le vaccin contre la rougeole (a été piqué par le vaccin) </w:t>
        </w:r>
      </w:ins>
      <w:del w:id="785" w:author="Angèle Dilu Keti" w:date="2020-10-21T07:23:00Z">
        <w:r w:rsidRPr="00F42E52" w:rsidDel="00B017FC">
          <w:rPr>
            <w:rFonts w:eastAsia="Arial Unicode MS"/>
            <w:kern w:val="20"/>
          </w:rPr>
          <w:delText xml:space="preserve">été vacciné </w:delText>
        </w:r>
      </w:del>
      <w:r w:rsidRPr="00F42E52">
        <w:rPr>
          <w:rFonts w:eastAsia="Arial Unicode MS"/>
          <w:kern w:val="20"/>
        </w:rPr>
        <w:t>au cours de la</w:t>
      </w:r>
      <w:del w:id="786" w:author="Angèle Dilu Keti" w:date="2020-10-21T07:24:00Z">
        <w:r w:rsidRPr="00F42E52" w:rsidDel="00B017FC">
          <w:rPr>
            <w:rFonts w:eastAsia="Arial Unicode MS"/>
            <w:kern w:val="20"/>
          </w:rPr>
          <w:delText xml:space="preserve"> réce</w:delText>
        </w:r>
      </w:del>
      <w:del w:id="787" w:author="Angèle Dilu Keti" w:date="2020-10-21T07:23:00Z">
        <w:r w:rsidRPr="00F42E52" w:rsidDel="00B017FC">
          <w:rPr>
            <w:rFonts w:eastAsia="Arial Unicode MS"/>
            <w:kern w:val="20"/>
          </w:rPr>
          <w:delText>nte</w:delText>
        </w:r>
      </w:del>
      <w:r w:rsidRPr="00F42E52">
        <w:rPr>
          <w:rFonts w:eastAsia="Arial Unicode MS"/>
          <w:kern w:val="20"/>
        </w:rPr>
        <w:t xml:space="preserve"> campagne de vaccination</w:t>
      </w:r>
      <w:ins w:id="788" w:author="Angèle Dilu Keti" w:date="2020-10-21T07:24:00Z">
        <w:r w:rsidR="00B017FC">
          <w:rPr>
            <w:rFonts w:eastAsia="Arial Unicode MS"/>
            <w:kern w:val="20"/>
          </w:rPr>
          <w:t xml:space="preserve"> de suivi</w:t>
        </w:r>
      </w:ins>
      <w:r w:rsidRPr="00F42E52">
        <w:rPr>
          <w:rFonts w:eastAsia="Arial Unicode MS"/>
          <w:kern w:val="20"/>
        </w:rPr>
        <w:t xml:space="preserve"> qui a eu lieu dans </w:t>
      </w:r>
      <w:r w:rsidR="00D317CD" w:rsidRPr="00F42E52">
        <w:rPr>
          <w:rFonts w:eastAsia="Arial Unicode MS"/>
          <w:kern w:val="20"/>
        </w:rPr>
        <w:t>la</w:t>
      </w:r>
      <w:r w:rsidRPr="00F42E52">
        <w:rPr>
          <w:rFonts w:eastAsia="Arial Unicode MS"/>
          <w:kern w:val="20"/>
        </w:rPr>
        <w:t xml:space="preserve"> localité.</w:t>
      </w:r>
      <w:r w:rsidR="00D317CD" w:rsidRPr="00F42E52">
        <w:rPr>
          <w:rFonts w:eastAsia="Arial Unicode MS"/>
          <w:kern w:val="20"/>
        </w:rPr>
        <w:t xml:space="preserve"> Se référer à la période ou mois de la campagne pour bien situer le répondant.</w:t>
      </w:r>
      <w:r w:rsidR="00D71D0C" w:rsidRPr="00F42E52">
        <w:rPr>
          <w:rFonts w:eastAsia="Arial Unicode MS"/>
          <w:kern w:val="20"/>
        </w:rPr>
        <w:t xml:space="preserve"> </w:t>
      </w:r>
    </w:p>
    <w:p w14:paraId="479F7F3C" w14:textId="1565A254" w:rsidR="00D71D0C" w:rsidRPr="00337F39" w:rsidRDefault="00D71D0C" w:rsidP="00305419">
      <w:pPr>
        <w:spacing w:before="120" w:line="276" w:lineRule="auto"/>
        <w:jc w:val="both"/>
        <w:rPr>
          <w:rFonts w:eastAsia="Arial Unicode MS"/>
          <w:color w:val="548DD4" w:themeColor="text2" w:themeTint="99"/>
          <w:kern w:val="20"/>
        </w:rPr>
      </w:pPr>
      <w:r w:rsidRPr="00337F39">
        <w:rPr>
          <w:rFonts w:eastAsia="Arial Unicode MS"/>
          <w:color w:val="548DD4" w:themeColor="text2" w:themeTint="99"/>
          <w:kern w:val="20"/>
        </w:rPr>
        <w:t>Si l</w:t>
      </w:r>
      <w:r w:rsidR="00E10D28" w:rsidRPr="00337F39">
        <w:rPr>
          <w:rFonts w:eastAsia="Arial Unicode MS"/>
          <w:color w:val="548DD4" w:themeColor="text2" w:themeTint="99"/>
          <w:kern w:val="20"/>
        </w:rPr>
        <w:t>a personne</w:t>
      </w:r>
      <w:r w:rsidRPr="00337F39">
        <w:rPr>
          <w:rFonts w:eastAsia="Arial Unicode MS"/>
          <w:color w:val="548DD4" w:themeColor="text2" w:themeTint="99"/>
          <w:kern w:val="20"/>
        </w:rPr>
        <w:t xml:space="preserve"> répond par « Non » </w:t>
      </w:r>
      <w:ins w:id="789" w:author="Angèle Dilu Keti" w:date="2020-10-21T07:24:00Z">
        <w:r w:rsidR="00B017FC">
          <w:rPr>
            <w:rFonts w:eastAsia="Arial Unicode MS"/>
            <w:color w:val="548DD4" w:themeColor="text2" w:themeTint="99"/>
            <w:kern w:val="20"/>
          </w:rPr>
          <w:t xml:space="preserve">(VCR01 = 2) </w:t>
        </w:r>
      </w:ins>
      <w:r w:rsidRPr="00337F39">
        <w:rPr>
          <w:rFonts w:eastAsia="Arial Unicode MS"/>
          <w:color w:val="548DD4" w:themeColor="text2" w:themeTint="99"/>
          <w:kern w:val="20"/>
        </w:rPr>
        <w:t xml:space="preserve">ou « </w:t>
      </w:r>
      <w:del w:id="790" w:author="Angèle Dilu Ahuka" w:date="2019-06-18T21:46:00Z">
        <w:r w:rsidRPr="00337F39" w:rsidDel="00676E8B">
          <w:rPr>
            <w:rFonts w:eastAsia="Arial Unicode MS"/>
            <w:color w:val="548DD4" w:themeColor="text2" w:themeTint="99"/>
            <w:kern w:val="20"/>
          </w:rPr>
          <w:delText>NSP»</w:delText>
        </w:r>
      </w:del>
      <w:ins w:id="791" w:author="Angèle Dilu Ahuka" w:date="2019-06-18T21:46:00Z">
        <w:r w:rsidR="00676E8B" w:rsidRPr="00337F39">
          <w:rPr>
            <w:rFonts w:eastAsia="Arial Unicode MS"/>
            <w:color w:val="548DD4" w:themeColor="text2" w:themeTint="99"/>
            <w:kern w:val="20"/>
          </w:rPr>
          <w:t>NSP »</w:t>
        </w:r>
      </w:ins>
      <w:ins w:id="792" w:author="Angèle Dilu Keti" w:date="2020-10-21T07:24:00Z">
        <w:r w:rsidR="00B017FC">
          <w:rPr>
            <w:rFonts w:eastAsia="Arial Unicode MS"/>
            <w:color w:val="548DD4" w:themeColor="text2" w:themeTint="99"/>
            <w:kern w:val="20"/>
          </w:rPr>
          <w:t xml:space="preserve"> (VCR01=9)</w:t>
        </w:r>
      </w:ins>
      <w:r w:rsidRPr="00337F39">
        <w:rPr>
          <w:rFonts w:eastAsia="Arial Unicode MS"/>
          <w:color w:val="548DD4" w:themeColor="text2" w:themeTint="99"/>
          <w:kern w:val="20"/>
        </w:rPr>
        <w:t xml:space="preserve"> passez à</w:t>
      </w:r>
      <w:r w:rsidR="00D317CD" w:rsidRPr="00337F39">
        <w:rPr>
          <w:rFonts w:eastAsia="Arial Unicode MS"/>
          <w:color w:val="548DD4" w:themeColor="text2" w:themeTint="99"/>
          <w:kern w:val="20"/>
        </w:rPr>
        <w:t xml:space="preserve"> la question VCR0</w:t>
      </w:r>
      <w:ins w:id="793" w:author="Angèle Dilu Keti" w:date="2020-10-21T07:25:00Z">
        <w:r w:rsidR="00B017FC">
          <w:rPr>
            <w:rFonts w:eastAsia="Arial Unicode MS"/>
            <w:color w:val="548DD4" w:themeColor="text2" w:themeTint="99"/>
            <w:kern w:val="20"/>
          </w:rPr>
          <w:t>6</w:t>
        </w:r>
      </w:ins>
      <w:del w:id="794" w:author="Angèle Dilu Keti" w:date="2020-10-21T07:25:00Z">
        <w:r w:rsidR="00D317CD" w:rsidRPr="00337F39" w:rsidDel="00B017FC">
          <w:rPr>
            <w:rFonts w:eastAsia="Arial Unicode MS"/>
            <w:color w:val="548DD4" w:themeColor="text2" w:themeTint="99"/>
            <w:kern w:val="20"/>
          </w:rPr>
          <w:delText>4</w:delText>
        </w:r>
      </w:del>
      <w:r w:rsidR="00D317CD" w:rsidRPr="00337F39">
        <w:rPr>
          <w:rFonts w:eastAsia="Arial Unicode MS"/>
          <w:color w:val="548DD4" w:themeColor="text2" w:themeTint="99"/>
          <w:kern w:val="20"/>
        </w:rPr>
        <w:t>.</w:t>
      </w:r>
    </w:p>
    <w:p w14:paraId="3F0E8D25" w14:textId="51BE65A2" w:rsidR="000037B0" w:rsidRPr="000037B0" w:rsidRDefault="000037B0" w:rsidP="00305419">
      <w:pPr>
        <w:spacing w:before="120" w:line="276" w:lineRule="auto"/>
        <w:jc w:val="both"/>
        <w:rPr>
          <w:ins w:id="795" w:author="Angèle Dilu Keti" w:date="2020-10-21T07:34:00Z"/>
          <w:rFonts w:eastAsia="Arial Unicode MS"/>
          <w:kern w:val="20"/>
          <w:rPrChange w:id="796" w:author="Angèle Dilu Keti" w:date="2020-10-21T07:35:00Z">
            <w:rPr>
              <w:ins w:id="797" w:author="Angèle Dilu Keti" w:date="2020-10-21T07:34:00Z"/>
              <w:rFonts w:eastAsia="Arial Unicode MS"/>
              <w:b/>
              <w:bCs/>
              <w:kern w:val="20"/>
              <w:u w:val="single"/>
            </w:rPr>
          </w:rPrChange>
        </w:rPr>
      </w:pPr>
      <w:ins w:id="798" w:author="Angèle Dilu Keti" w:date="2020-10-21T07:34:00Z">
        <w:r>
          <w:rPr>
            <w:rFonts w:eastAsia="Arial Unicode MS"/>
            <w:b/>
            <w:bCs/>
            <w:kern w:val="20"/>
            <w:u w:val="single"/>
          </w:rPr>
          <w:t xml:space="preserve">VCR03 : </w:t>
        </w:r>
      </w:ins>
      <w:ins w:id="799" w:author="Angèle Dilu Keti" w:date="2020-10-21T07:35:00Z">
        <w:r>
          <w:rPr>
            <w:rFonts w:eastAsia="Arial Unicode MS"/>
            <w:kern w:val="20"/>
          </w:rPr>
          <w:t>Si oui à la question VCR01, photographier correctement la carte (ou jeton) de vaccination.</w:t>
        </w:r>
      </w:ins>
    </w:p>
    <w:p w14:paraId="4CE1007B" w14:textId="5A5D0ED3" w:rsidR="00D317CD" w:rsidRPr="00F42E52" w:rsidRDefault="00E10D28" w:rsidP="00305419">
      <w:pPr>
        <w:spacing w:before="120" w:line="276" w:lineRule="auto"/>
        <w:jc w:val="both"/>
        <w:rPr>
          <w:rFonts w:eastAsia="Arial Unicode MS"/>
          <w:kern w:val="20"/>
        </w:rPr>
      </w:pPr>
      <w:r w:rsidRPr="00F42E52">
        <w:rPr>
          <w:rFonts w:eastAsia="Arial Unicode MS"/>
          <w:b/>
          <w:bCs/>
          <w:kern w:val="20"/>
          <w:u w:val="single"/>
        </w:rPr>
        <w:t>VCR</w:t>
      </w:r>
      <w:del w:id="800" w:author="Angèle Dilu Ahuka" w:date="2019-06-18T21:47:00Z">
        <w:r w:rsidR="00D71D0C" w:rsidRPr="00F42E52" w:rsidDel="00676E8B">
          <w:rPr>
            <w:rFonts w:eastAsia="Arial Unicode MS"/>
            <w:b/>
            <w:bCs/>
            <w:kern w:val="20"/>
            <w:u w:val="single"/>
          </w:rPr>
          <w:delText>02</w:delText>
        </w:r>
        <w:r w:rsidR="00D71D0C" w:rsidRPr="00F42E52" w:rsidDel="00676E8B">
          <w:rPr>
            <w:rFonts w:eastAsia="Arial Unicode MS"/>
            <w:b/>
            <w:bCs/>
            <w:kern w:val="20"/>
          </w:rPr>
          <w:delText>:</w:delText>
        </w:r>
      </w:del>
      <w:ins w:id="801" w:author="Angèle Dilu Ahuka" w:date="2019-06-18T21:47:00Z">
        <w:r w:rsidR="00676E8B" w:rsidRPr="00F42E52">
          <w:rPr>
            <w:rFonts w:eastAsia="Arial Unicode MS"/>
            <w:b/>
            <w:bCs/>
            <w:kern w:val="20"/>
            <w:u w:val="single"/>
          </w:rPr>
          <w:t>0</w:t>
        </w:r>
      </w:ins>
      <w:ins w:id="802" w:author="Angèle Dilu Keti" w:date="2020-10-21T07:34:00Z">
        <w:r w:rsidR="000037B0">
          <w:rPr>
            <w:rFonts w:eastAsia="Arial Unicode MS"/>
            <w:b/>
            <w:bCs/>
            <w:kern w:val="20"/>
            <w:u w:val="single"/>
          </w:rPr>
          <w:t>4</w:t>
        </w:r>
      </w:ins>
      <w:ins w:id="803" w:author="Angèle Dilu Ahuka" w:date="2019-06-18T21:47:00Z">
        <w:del w:id="804" w:author="Angèle Dilu Keti" w:date="2020-10-21T07:34:00Z">
          <w:r w:rsidR="00676E8B" w:rsidRPr="00F42E52" w:rsidDel="000037B0">
            <w:rPr>
              <w:rFonts w:eastAsia="Arial Unicode MS"/>
              <w:b/>
              <w:bCs/>
              <w:kern w:val="20"/>
              <w:u w:val="single"/>
            </w:rPr>
            <w:delText>2</w:delText>
          </w:r>
        </w:del>
        <w:r w:rsidR="00676E8B" w:rsidRPr="00F42E52">
          <w:rPr>
            <w:rFonts w:eastAsia="Arial Unicode MS"/>
            <w:b/>
            <w:bCs/>
            <w:kern w:val="20"/>
          </w:rPr>
          <w:t xml:space="preserve"> :</w:t>
        </w:r>
      </w:ins>
      <w:r w:rsidR="00D317CD" w:rsidRPr="00F42E52">
        <w:rPr>
          <w:rFonts w:eastAsia="Arial Unicode MS"/>
          <w:b/>
          <w:bCs/>
          <w:kern w:val="20"/>
        </w:rPr>
        <w:t xml:space="preserve"> </w:t>
      </w:r>
      <w:r w:rsidRPr="00F42E52">
        <w:rPr>
          <w:rFonts w:eastAsia="Arial Unicode MS"/>
          <w:kern w:val="20"/>
        </w:rPr>
        <w:t xml:space="preserve">Si oui à question VCR01, </w:t>
      </w:r>
      <w:r w:rsidR="00D317CD" w:rsidRPr="00F42E52">
        <w:rPr>
          <w:rFonts w:eastAsia="Arial Unicode MS"/>
          <w:kern w:val="20"/>
        </w:rPr>
        <w:t xml:space="preserve">recueillir le jeton (ou carte) de vaccination </w:t>
      </w:r>
      <w:del w:id="805" w:author="Angèle Dilu Ahuka" w:date="2019-06-18T21:21:00Z">
        <w:r w:rsidR="00D317CD" w:rsidRPr="00F42E52" w:rsidDel="007D5DEF">
          <w:rPr>
            <w:rFonts w:eastAsia="Arial Unicode MS"/>
            <w:kern w:val="20"/>
          </w:rPr>
          <w:delText xml:space="preserve">reçu </w:delText>
        </w:r>
      </w:del>
      <w:r w:rsidR="00D317CD" w:rsidRPr="00F42E52">
        <w:rPr>
          <w:rFonts w:eastAsia="Arial Unicode MS"/>
          <w:kern w:val="20"/>
        </w:rPr>
        <w:t xml:space="preserve">par l’enfant au cours de la campagne ; le </w:t>
      </w:r>
      <w:r w:rsidRPr="00F42E52">
        <w:rPr>
          <w:rFonts w:eastAsia="Arial Unicode MS"/>
          <w:kern w:val="20"/>
        </w:rPr>
        <w:t>d</w:t>
      </w:r>
      <w:r w:rsidR="00EE0128" w:rsidRPr="00F42E52">
        <w:rPr>
          <w:rFonts w:eastAsia="Arial Unicode MS"/>
          <w:kern w:val="20"/>
        </w:rPr>
        <w:t xml:space="preserve">épouiller </w:t>
      </w:r>
      <w:r w:rsidR="00D317CD" w:rsidRPr="00F42E52">
        <w:rPr>
          <w:rFonts w:eastAsia="Arial Unicode MS"/>
          <w:kern w:val="20"/>
        </w:rPr>
        <w:t>pour</w:t>
      </w:r>
      <w:r w:rsidRPr="00F42E52">
        <w:rPr>
          <w:rFonts w:eastAsia="Arial Unicode MS"/>
          <w:kern w:val="20"/>
        </w:rPr>
        <w:t xml:space="preserve"> relever </w:t>
      </w:r>
      <w:r w:rsidR="00D317CD" w:rsidRPr="00F42E52">
        <w:rPr>
          <w:rFonts w:eastAsia="Arial Unicode MS"/>
          <w:kern w:val="20"/>
        </w:rPr>
        <w:t>la</w:t>
      </w:r>
      <w:r w:rsidRPr="00F42E52">
        <w:rPr>
          <w:rFonts w:eastAsia="Arial Unicode MS"/>
          <w:kern w:val="20"/>
        </w:rPr>
        <w:t xml:space="preserve"> date</w:t>
      </w:r>
      <w:r w:rsidR="00D317CD" w:rsidRPr="00F42E52">
        <w:rPr>
          <w:rFonts w:eastAsia="Arial Unicode MS"/>
          <w:kern w:val="20"/>
        </w:rPr>
        <w:t xml:space="preserve"> effective</w:t>
      </w:r>
      <w:r w:rsidRPr="00F42E52">
        <w:rPr>
          <w:rFonts w:eastAsia="Arial Unicode MS"/>
          <w:kern w:val="20"/>
        </w:rPr>
        <w:t xml:space="preserve"> de vaccination </w:t>
      </w:r>
      <w:r w:rsidR="00D317CD" w:rsidRPr="00F42E52">
        <w:rPr>
          <w:rFonts w:eastAsia="Arial Unicode MS"/>
          <w:kern w:val="20"/>
        </w:rPr>
        <w:t xml:space="preserve">de l’enfant </w:t>
      </w:r>
      <w:r w:rsidRPr="00F42E52">
        <w:rPr>
          <w:rFonts w:eastAsia="Arial Unicode MS"/>
          <w:kern w:val="20"/>
        </w:rPr>
        <w:t>contre la rougeole</w:t>
      </w:r>
      <w:r w:rsidR="00D317CD" w:rsidRPr="00F42E52">
        <w:rPr>
          <w:rFonts w:eastAsia="Arial Unicode MS"/>
          <w:kern w:val="20"/>
        </w:rPr>
        <w:t xml:space="preserve"> pendant la campagne</w:t>
      </w:r>
      <w:r w:rsidRPr="00F42E52">
        <w:rPr>
          <w:rFonts w:eastAsia="Arial Unicode MS"/>
          <w:kern w:val="20"/>
        </w:rPr>
        <w:t xml:space="preserve">. </w:t>
      </w:r>
      <w:r w:rsidR="00D317CD" w:rsidRPr="00F42E52">
        <w:rPr>
          <w:rFonts w:eastAsia="Arial Unicode MS"/>
          <w:kern w:val="20"/>
        </w:rPr>
        <w:t>Inscrire sur le questionnaire</w:t>
      </w:r>
      <w:r w:rsidRPr="00F42E52">
        <w:rPr>
          <w:rFonts w:eastAsia="Arial Unicode MS"/>
          <w:kern w:val="20"/>
        </w:rPr>
        <w:t xml:space="preserve"> la date, le mois et l’année respectivement avec deux chiffres, chaque chiffre étant dans une case. </w:t>
      </w:r>
    </w:p>
    <w:p w14:paraId="6EDC46CC" w14:textId="77113752" w:rsidR="00E10D28" w:rsidRPr="00F42E52" w:rsidRDefault="00E10D28" w:rsidP="00305419">
      <w:pPr>
        <w:spacing w:before="120" w:line="276" w:lineRule="auto"/>
        <w:jc w:val="both"/>
        <w:rPr>
          <w:rFonts w:eastAsia="Arial Unicode MS"/>
          <w:kern w:val="20"/>
        </w:rPr>
      </w:pPr>
      <w:r w:rsidRPr="00F42E52">
        <w:rPr>
          <w:rFonts w:eastAsia="Arial Unicode MS"/>
          <w:kern w:val="20"/>
        </w:rPr>
        <w:t xml:space="preserve">Certains enquêtés peuvent présenter </w:t>
      </w:r>
      <w:r w:rsidR="00D317CD" w:rsidRPr="00F42E52">
        <w:rPr>
          <w:rFonts w:eastAsia="Arial Unicode MS"/>
          <w:kern w:val="20"/>
        </w:rPr>
        <w:t>autre document (carte ou un carnet de vaccination</w:t>
      </w:r>
      <w:ins w:id="806" w:author="Angèle Dilu Ahuka" w:date="2019-06-18T21:22:00Z">
        <w:r w:rsidR="007D5DEF">
          <w:rPr>
            <w:rFonts w:eastAsia="Arial Unicode MS"/>
            <w:kern w:val="20"/>
          </w:rPr>
          <w:t xml:space="preserve"> ou une feuille de papier</w:t>
        </w:r>
      </w:ins>
      <w:r w:rsidR="00D317CD" w:rsidRPr="00F42E52">
        <w:rPr>
          <w:rFonts w:eastAsia="Arial Unicode MS"/>
          <w:kern w:val="20"/>
        </w:rPr>
        <w:t>) que le jeton. Le vérifier, s’assurer que cela concerne la campagne, relever la date s’il y en a, et signaler cette information à la fin du questionnaire. Si le jeton ou document de vaccination comporte des information</w:t>
      </w:r>
      <w:r w:rsidR="00FB6105" w:rsidRPr="00F42E52">
        <w:rPr>
          <w:rFonts w:eastAsia="Arial Unicode MS"/>
          <w:kern w:val="20"/>
        </w:rPr>
        <w:t>s</w:t>
      </w:r>
      <w:r w:rsidRPr="00F42E52">
        <w:rPr>
          <w:rFonts w:eastAsia="Arial Unicode MS"/>
          <w:kern w:val="20"/>
        </w:rPr>
        <w:t xml:space="preserve"> incomplet</w:t>
      </w:r>
      <w:r w:rsidR="00FB6105" w:rsidRPr="00F42E52">
        <w:rPr>
          <w:rFonts w:eastAsia="Arial Unicode MS"/>
          <w:kern w:val="20"/>
        </w:rPr>
        <w:t>s</w:t>
      </w:r>
      <w:r w:rsidRPr="00F42E52">
        <w:rPr>
          <w:rFonts w:eastAsia="Arial Unicode MS"/>
          <w:kern w:val="20"/>
        </w:rPr>
        <w:t xml:space="preserve"> ou illisible</w:t>
      </w:r>
      <w:r w:rsidR="00FB6105" w:rsidRPr="00F42E52">
        <w:rPr>
          <w:rFonts w:eastAsia="Arial Unicode MS"/>
          <w:kern w:val="20"/>
        </w:rPr>
        <w:t xml:space="preserve">s, inscrire </w:t>
      </w:r>
      <w:r w:rsidRPr="00F42E52">
        <w:rPr>
          <w:rFonts w:eastAsia="Arial Unicode MS"/>
          <w:kern w:val="20"/>
        </w:rPr>
        <w:t>la modalité</w:t>
      </w:r>
      <w:r w:rsidR="00FB6105" w:rsidRPr="00F42E52">
        <w:rPr>
          <w:rFonts w:eastAsia="Arial Unicode MS"/>
          <w:kern w:val="20"/>
        </w:rPr>
        <w:t xml:space="preserve"> </w:t>
      </w:r>
      <w:r w:rsidRPr="00F42E52">
        <w:rPr>
          <w:rFonts w:eastAsia="Arial Unicode MS"/>
          <w:b/>
          <w:i/>
          <w:kern w:val="20"/>
        </w:rPr>
        <w:t>«55 55 55</w:t>
      </w:r>
      <w:ins w:id="807" w:author="Angèle Dilu Keti" w:date="2020-10-21T07:27:00Z">
        <w:r w:rsidR="00B017FC">
          <w:rPr>
            <w:rFonts w:eastAsia="Arial Unicode MS"/>
            <w:b/>
            <w:i/>
            <w:kern w:val="20"/>
          </w:rPr>
          <w:t xml:space="preserve"> </w:t>
        </w:r>
      </w:ins>
      <w:r w:rsidRPr="00F42E52">
        <w:rPr>
          <w:rFonts w:eastAsia="Arial Unicode MS"/>
          <w:i/>
          <w:kern w:val="20"/>
        </w:rPr>
        <w:t>»</w:t>
      </w:r>
      <w:r w:rsidR="00FB6105" w:rsidRPr="00F42E52">
        <w:rPr>
          <w:rFonts w:eastAsia="Arial Unicode MS"/>
          <w:i/>
          <w:kern w:val="20"/>
        </w:rPr>
        <w:t xml:space="preserve">. Si le jeton de vaccination </w:t>
      </w:r>
      <w:r w:rsidR="00337F39">
        <w:rPr>
          <w:rFonts w:eastAsia="Arial Unicode MS"/>
          <w:i/>
          <w:kern w:val="20"/>
        </w:rPr>
        <w:t xml:space="preserve">ne comporte aucune date </w:t>
      </w:r>
      <w:r w:rsidR="00FB6105" w:rsidRPr="00F42E52">
        <w:rPr>
          <w:rFonts w:eastAsia="Arial Unicode MS"/>
          <w:i/>
          <w:kern w:val="20"/>
        </w:rPr>
        <w:t>(donc date non vue)</w:t>
      </w:r>
      <w:r w:rsidR="00337F39">
        <w:rPr>
          <w:rFonts w:eastAsia="Arial Unicode MS"/>
          <w:i/>
          <w:kern w:val="20"/>
        </w:rPr>
        <w:t xml:space="preserve"> ou si vous </w:t>
      </w:r>
      <w:r w:rsidR="00C575C5">
        <w:rPr>
          <w:rFonts w:eastAsia="Arial Unicode MS"/>
          <w:i/>
          <w:kern w:val="20"/>
        </w:rPr>
        <w:t>n’</w:t>
      </w:r>
      <w:r w:rsidR="00337F39">
        <w:rPr>
          <w:rFonts w:eastAsia="Arial Unicode MS"/>
          <w:i/>
          <w:kern w:val="20"/>
        </w:rPr>
        <w:t>avez pas vue de jeton,</w:t>
      </w:r>
      <w:r w:rsidR="00337F39" w:rsidRPr="00F42E52">
        <w:rPr>
          <w:rFonts w:eastAsia="Arial Unicode MS"/>
          <w:i/>
          <w:kern w:val="20"/>
        </w:rPr>
        <w:t xml:space="preserve"> </w:t>
      </w:r>
      <w:r w:rsidR="00FB6105" w:rsidRPr="00F42E52">
        <w:rPr>
          <w:rFonts w:eastAsia="Arial Unicode MS"/>
          <w:i/>
          <w:kern w:val="20"/>
        </w:rPr>
        <w:t>inscrire</w:t>
      </w:r>
      <w:r w:rsidR="00FB6105" w:rsidRPr="00F42E52">
        <w:rPr>
          <w:rFonts w:eastAsia="Arial Unicode MS"/>
          <w:kern w:val="20"/>
        </w:rPr>
        <w:t xml:space="preserve"> la modalité</w:t>
      </w:r>
      <w:r w:rsidR="00FB6105" w:rsidRPr="00F42E52">
        <w:rPr>
          <w:rFonts w:eastAsia="Arial Unicode MS"/>
          <w:i/>
          <w:kern w:val="20"/>
        </w:rPr>
        <w:t xml:space="preserve"> </w:t>
      </w:r>
      <w:r w:rsidR="00FB6105" w:rsidRPr="00F42E52">
        <w:rPr>
          <w:rFonts w:eastAsia="Arial Unicode MS"/>
          <w:b/>
          <w:i/>
          <w:kern w:val="20"/>
        </w:rPr>
        <w:t>99 99 99</w:t>
      </w:r>
      <w:r w:rsidRPr="00F42E52">
        <w:rPr>
          <w:rFonts w:eastAsia="Arial Unicode MS"/>
          <w:b/>
          <w:i/>
          <w:kern w:val="20"/>
        </w:rPr>
        <w:t xml:space="preserve"> </w:t>
      </w:r>
      <w:r w:rsidRPr="00B017FC">
        <w:rPr>
          <w:rFonts w:eastAsia="Arial Unicode MS"/>
          <w:bCs/>
          <w:i/>
          <w:kern w:val="20"/>
          <w:rPrChange w:id="808" w:author="Angèle Dilu Keti" w:date="2020-10-21T07:26:00Z">
            <w:rPr>
              <w:rFonts w:eastAsia="Arial Unicode MS"/>
              <w:b/>
              <w:i/>
              <w:kern w:val="20"/>
            </w:rPr>
          </w:rPrChange>
        </w:rPr>
        <w:t>pour date</w:t>
      </w:r>
      <w:r w:rsidRPr="00240951">
        <w:rPr>
          <w:rFonts w:eastAsia="Arial Unicode MS"/>
          <w:bCs/>
          <w:kern w:val="20"/>
        </w:rPr>
        <w:t>.</w:t>
      </w:r>
    </w:p>
    <w:p w14:paraId="1394F154" w14:textId="5A9A8A46" w:rsidR="00DD21F0" w:rsidRPr="00F42E52" w:rsidRDefault="00E10D28" w:rsidP="00305419">
      <w:pPr>
        <w:spacing w:before="120" w:line="276" w:lineRule="auto"/>
        <w:jc w:val="both"/>
        <w:rPr>
          <w:rFonts w:eastAsia="Arial Unicode MS"/>
          <w:kern w:val="20"/>
        </w:rPr>
      </w:pPr>
      <w:r w:rsidRPr="00F42E52">
        <w:rPr>
          <w:rFonts w:eastAsia="Arial Unicode MS"/>
          <w:b/>
          <w:bCs/>
          <w:kern w:val="20"/>
          <w:u w:val="single"/>
        </w:rPr>
        <w:t>VCR0</w:t>
      </w:r>
      <w:ins w:id="809" w:author="Angèle Dilu Keti" w:date="2020-10-21T07:34:00Z">
        <w:r w:rsidR="000037B0">
          <w:rPr>
            <w:rFonts w:eastAsia="Arial Unicode MS"/>
            <w:b/>
            <w:bCs/>
            <w:kern w:val="20"/>
            <w:u w:val="single"/>
          </w:rPr>
          <w:t>5</w:t>
        </w:r>
      </w:ins>
      <w:del w:id="810" w:author="Angèle Dilu Keti" w:date="2020-10-21T07:34:00Z">
        <w:r w:rsidRPr="00F42E52" w:rsidDel="000037B0">
          <w:rPr>
            <w:rFonts w:eastAsia="Arial Unicode MS"/>
            <w:b/>
            <w:bCs/>
            <w:kern w:val="20"/>
            <w:u w:val="single"/>
          </w:rPr>
          <w:delText>3</w:delText>
        </w:r>
      </w:del>
      <w:r w:rsidRPr="00F42E52">
        <w:rPr>
          <w:rFonts w:eastAsia="Arial Unicode MS"/>
          <w:b/>
          <w:bCs/>
          <w:kern w:val="20"/>
        </w:rPr>
        <w:t> :</w:t>
      </w:r>
      <w:r w:rsidR="00FB6105" w:rsidRPr="00F42E52">
        <w:rPr>
          <w:rFonts w:eastAsia="Arial Unicode MS"/>
          <w:b/>
          <w:bCs/>
          <w:kern w:val="20"/>
        </w:rPr>
        <w:t xml:space="preserve"> </w:t>
      </w:r>
      <w:r w:rsidRPr="00F42E52">
        <w:rPr>
          <w:rFonts w:eastAsia="Arial Unicode MS"/>
          <w:kern w:val="20"/>
        </w:rPr>
        <w:t xml:space="preserve">Si </w:t>
      </w:r>
      <w:r w:rsidR="00FB6105" w:rsidRPr="00F42E52">
        <w:rPr>
          <w:rFonts w:eastAsia="Arial Unicode MS"/>
          <w:kern w:val="20"/>
        </w:rPr>
        <w:t>le jeton</w:t>
      </w:r>
      <w:r w:rsidRPr="00F42E52">
        <w:rPr>
          <w:rFonts w:eastAsia="Arial Unicode MS"/>
          <w:kern w:val="20"/>
        </w:rPr>
        <w:t xml:space="preserve"> de vaccination reçue au cours de la campagne </w:t>
      </w:r>
      <w:r w:rsidR="00FB6105" w:rsidRPr="00F42E52">
        <w:rPr>
          <w:rFonts w:eastAsia="Arial Unicode MS"/>
          <w:kern w:val="20"/>
        </w:rPr>
        <w:t>est recueilli</w:t>
      </w:r>
      <w:del w:id="811" w:author="Angèle Dilu Ahuka" w:date="2019-06-18T21:23:00Z">
        <w:r w:rsidR="00FB6105" w:rsidRPr="00F42E52" w:rsidDel="007D5DEF">
          <w:rPr>
            <w:rFonts w:eastAsia="Arial Unicode MS"/>
            <w:kern w:val="20"/>
          </w:rPr>
          <w:delText>e</w:delText>
        </w:r>
      </w:del>
      <w:r w:rsidR="00FB6105" w:rsidRPr="00F42E52">
        <w:rPr>
          <w:rFonts w:eastAsia="Arial Unicode MS"/>
          <w:kern w:val="20"/>
        </w:rPr>
        <w:t xml:space="preserve"> (donc disponible dans le ménage),</w:t>
      </w:r>
      <w:r w:rsidRPr="00F42E52">
        <w:rPr>
          <w:rFonts w:eastAsia="Arial Unicode MS"/>
          <w:kern w:val="20"/>
        </w:rPr>
        <w:t xml:space="preserve"> il faut </w:t>
      </w:r>
      <w:r w:rsidR="00FB6105" w:rsidRPr="00F42E52">
        <w:rPr>
          <w:rFonts w:eastAsia="Arial Unicode MS"/>
          <w:kern w:val="20"/>
        </w:rPr>
        <w:t>vérifier</w:t>
      </w:r>
      <w:r w:rsidRPr="00F42E52">
        <w:rPr>
          <w:rFonts w:eastAsia="Arial Unicode MS"/>
          <w:kern w:val="20"/>
        </w:rPr>
        <w:t xml:space="preserve"> s</w:t>
      </w:r>
      <w:ins w:id="812" w:author="Angèle Dilu Keti" w:date="2020-10-21T07:28:00Z">
        <w:r w:rsidR="00B017FC">
          <w:rPr>
            <w:rFonts w:eastAsia="Arial Unicode MS"/>
            <w:kern w:val="20"/>
          </w:rPr>
          <w:t>’</w:t>
        </w:r>
      </w:ins>
      <w:del w:id="813" w:author="Angèle Dilu Keti" w:date="2020-10-21T07:28:00Z">
        <w:r w:rsidRPr="00F42E52" w:rsidDel="00B017FC">
          <w:rPr>
            <w:rFonts w:eastAsia="Arial Unicode MS"/>
            <w:kern w:val="20"/>
          </w:rPr>
          <w:delText xml:space="preserve">i </w:delText>
        </w:r>
      </w:del>
      <w:del w:id="814" w:author="Angèle Dilu Ahuka" w:date="2019-06-18T21:23:00Z">
        <w:r w:rsidRPr="00F42E52" w:rsidDel="007D5DEF">
          <w:rPr>
            <w:rFonts w:eastAsia="Arial Unicode MS"/>
            <w:kern w:val="20"/>
          </w:rPr>
          <w:delText xml:space="preserve">elle </w:delText>
        </w:r>
      </w:del>
      <w:ins w:id="815" w:author="Angèle Dilu Ahuka" w:date="2019-06-18T21:23:00Z">
        <w:r w:rsidR="007D5DEF">
          <w:rPr>
            <w:rFonts w:eastAsia="Arial Unicode MS"/>
            <w:kern w:val="20"/>
          </w:rPr>
          <w:t>il</w:t>
        </w:r>
        <w:r w:rsidR="007D5DEF" w:rsidRPr="00F42E52">
          <w:rPr>
            <w:rFonts w:eastAsia="Arial Unicode MS"/>
            <w:kern w:val="20"/>
          </w:rPr>
          <w:t xml:space="preserve"> </w:t>
        </w:r>
      </w:ins>
      <w:r w:rsidRPr="00F42E52">
        <w:rPr>
          <w:rFonts w:eastAsia="Arial Unicode MS"/>
          <w:kern w:val="20"/>
        </w:rPr>
        <w:t>est bien rempli</w:t>
      </w:r>
      <w:del w:id="816" w:author="Angèle Dilu Ahuka" w:date="2019-06-18T21:23:00Z">
        <w:r w:rsidRPr="00F42E52" w:rsidDel="007D5DEF">
          <w:rPr>
            <w:rFonts w:eastAsia="Arial Unicode MS"/>
            <w:kern w:val="20"/>
          </w:rPr>
          <w:delText>e</w:delText>
        </w:r>
      </w:del>
      <w:r w:rsidRPr="00F42E52">
        <w:rPr>
          <w:rFonts w:eastAsia="Arial Unicode MS"/>
          <w:kern w:val="20"/>
        </w:rPr>
        <w:t xml:space="preserve">. Pour cela, </w:t>
      </w:r>
      <w:r w:rsidR="00FB6105" w:rsidRPr="00F42E52">
        <w:rPr>
          <w:rFonts w:eastAsia="Arial Unicode MS"/>
          <w:kern w:val="20"/>
        </w:rPr>
        <w:t>examiner les paramètres suivant</w:t>
      </w:r>
      <w:ins w:id="817" w:author="Angèle Dilu Ahuka" w:date="2019-06-18T21:23:00Z">
        <w:r w:rsidR="007D5DEF">
          <w:rPr>
            <w:rFonts w:eastAsia="Arial Unicode MS"/>
            <w:kern w:val="20"/>
          </w:rPr>
          <w:t>s</w:t>
        </w:r>
      </w:ins>
      <w:r w:rsidR="00FB6105" w:rsidRPr="00F42E52">
        <w:rPr>
          <w:rFonts w:eastAsia="Arial Unicode MS"/>
          <w:kern w:val="20"/>
        </w:rPr>
        <w:t> :</w:t>
      </w:r>
      <w:r w:rsidRPr="00F42E52">
        <w:rPr>
          <w:rFonts w:eastAsia="Arial Unicode MS"/>
          <w:kern w:val="20"/>
        </w:rPr>
        <w:t xml:space="preserve"> </w:t>
      </w:r>
      <w:r w:rsidRPr="00F42E52">
        <w:rPr>
          <w:rFonts w:eastAsia="Arial Unicode MS"/>
          <w:i/>
          <w:color w:val="4F81BD" w:themeColor="accent1"/>
          <w:kern w:val="20"/>
        </w:rPr>
        <w:t>identité du vacciné, nom du centre de santé, date, dose du vaccin, numéro de lot du vaccin)</w:t>
      </w:r>
      <w:r w:rsidR="00FB6105" w:rsidRPr="00F42E52">
        <w:rPr>
          <w:rFonts w:eastAsia="Arial Unicode MS"/>
          <w:kern w:val="20"/>
        </w:rPr>
        <w:t>.</w:t>
      </w:r>
      <w:r w:rsidRPr="00F42E52">
        <w:rPr>
          <w:rFonts w:eastAsia="Arial Unicode MS"/>
          <w:kern w:val="20"/>
        </w:rPr>
        <w:t xml:space="preserve"> </w:t>
      </w:r>
      <w:r w:rsidR="00FB6105" w:rsidRPr="00F42E52">
        <w:rPr>
          <w:rFonts w:eastAsia="Arial Unicode MS"/>
          <w:kern w:val="20"/>
        </w:rPr>
        <w:t xml:space="preserve">Si tous ces paramètres sont renseignés sur le jeton, </w:t>
      </w:r>
      <w:r w:rsidRPr="00F42E52">
        <w:rPr>
          <w:rFonts w:eastAsia="Arial Unicode MS"/>
          <w:kern w:val="20"/>
        </w:rPr>
        <w:t>et inscrire</w:t>
      </w:r>
      <w:r w:rsidR="00FB6105" w:rsidRPr="00F42E52">
        <w:rPr>
          <w:rFonts w:eastAsia="Arial Unicode MS"/>
          <w:kern w:val="20"/>
        </w:rPr>
        <w:t xml:space="preserve"> ‘</w:t>
      </w:r>
      <w:r w:rsidR="00FB6105" w:rsidRPr="000037B0">
        <w:rPr>
          <w:rFonts w:eastAsia="Arial Unicode MS"/>
          <w:b/>
          <w:bCs/>
          <w:kern w:val="20"/>
          <w:rPrChange w:id="818" w:author="Angèle Dilu Keti" w:date="2020-10-21T07:29:00Z">
            <w:rPr>
              <w:rFonts w:eastAsia="Arial Unicode MS"/>
              <w:kern w:val="20"/>
            </w:rPr>
          </w:rPrChange>
        </w:rPr>
        <w:t>1</w:t>
      </w:r>
      <w:r w:rsidR="00FB6105" w:rsidRPr="00F42E52">
        <w:rPr>
          <w:rFonts w:eastAsia="Arial Unicode MS"/>
          <w:kern w:val="20"/>
        </w:rPr>
        <w:t>’ pour oui</w:t>
      </w:r>
      <w:r w:rsidRPr="00F42E52">
        <w:rPr>
          <w:rFonts w:eastAsia="Arial Unicode MS"/>
          <w:kern w:val="20"/>
        </w:rPr>
        <w:t xml:space="preserve"> dans la case de réponse</w:t>
      </w:r>
      <w:r w:rsidR="00FB6105" w:rsidRPr="00F42E52">
        <w:rPr>
          <w:rFonts w:eastAsia="Arial Unicode MS"/>
          <w:kern w:val="20"/>
        </w:rPr>
        <w:t>. Si l’un des paramètres est mal ou non renseigné, inscrire</w:t>
      </w:r>
      <w:r w:rsidR="00DD21F0" w:rsidRPr="00F42E52">
        <w:rPr>
          <w:rFonts w:eastAsia="Arial Unicode MS"/>
          <w:kern w:val="20"/>
        </w:rPr>
        <w:t xml:space="preserve"> ‘</w:t>
      </w:r>
      <w:r w:rsidR="00DD21F0" w:rsidRPr="000037B0">
        <w:rPr>
          <w:rFonts w:eastAsia="Arial Unicode MS"/>
          <w:b/>
          <w:bCs/>
          <w:kern w:val="20"/>
          <w:rPrChange w:id="819" w:author="Angèle Dilu Keti" w:date="2020-10-21T07:29:00Z">
            <w:rPr>
              <w:rFonts w:eastAsia="Arial Unicode MS"/>
              <w:kern w:val="20"/>
            </w:rPr>
          </w:rPrChange>
        </w:rPr>
        <w:t>2</w:t>
      </w:r>
      <w:r w:rsidR="00DD21F0" w:rsidRPr="00F42E52">
        <w:rPr>
          <w:rFonts w:eastAsia="Arial Unicode MS"/>
          <w:kern w:val="20"/>
        </w:rPr>
        <w:t>’ pour non</w:t>
      </w:r>
      <w:r w:rsidR="00FB6105" w:rsidRPr="00F42E52">
        <w:rPr>
          <w:rFonts w:eastAsia="Arial Unicode MS"/>
          <w:kern w:val="20"/>
        </w:rPr>
        <w:t xml:space="preserve">. </w:t>
      </w:r>
      <w:del w:id="820" w:author="Angèle Dilu Keti" w:date="2020-10-21T07:38:00Z">
        <w:r w:rsidR="00FB6105" w:rsidRPr="00F42E52" w:rsidDel="000037B0">
          <w:rPr>
            <w:rFonts w:eastAsia="Arial Unicode MS"/>
            <w:kern w:val="20"/>
          </w:rPr>
          <w:delText xml:space="preserve">Et si le jeton n’est pas disponible ou n’a pu être examiné, inscrire </w:delText>
        </w:r>
        <w:r w:rsidR="00DD21F0" w:rsidRPr="00F42E52" w:rsidDel="000037B0">
          <w:rPr>
            <w:rFonts w:eastAsia="Arial Unicode MS"/>
            <w:kern w:val="20"/>
          </w:rPr>
          <w:delText>‘</w:delText>
        </w:r>
        <w:r w:rsidR="00DD21F0" w:rsidRPr="000037B0" w:rsidDel="000037B0">
          <w:rPr>
            <w:rFonts w:eastAsia="Arial Unicode MS"/>
            <w:b/>
            <w:bCs/>
            <w:kern w:val="20"/>
            <w:rPrChange w:id="821" w:author="Angèle Dilu Keti" w:date="2020-10-21T07:29:00Z">
              <w:rPr>
                <w:rFonts w:eastAsia="Arial Unicode MS"/>
                <w:kern w:val="20"/>
              </w:rPr>
            </w:rPrChange>
          </w:rPr>
          <w:delText>9</w:delText>
        </w:r>
        <w:r w:rsidR="00DD21F0" w:rsidRPr="00F42E52" w:rsidDel="000037B0">
          <w:rPr>
            <w:rFonts w:eastAsia="Arial Unicode MS"/>
            <w:kern w:val="20"/>
          </w:rPr>
          <w:delText xml:space="preserve">’ pour « </w:delText>
        </w:r>
        <w:r w:rsidR="00FB6105" w:rsidRPr="00F42E52" w:rsidDel="000037B0">
          <w:rPr>
            <w:rFonts w:eastAsia="Arial Unicode MS"/>
            <w:kern w:val="20"/>
          </w:rPr>
          <w:delText>Pas de jeton</w:delText>
        </w:r>
        <w:r w:rsidR="00DD21F0" w:rsidRPr="00F42E52" w:rsidDel="000037B0">
          <w:rPr>
            <w:rFonts w:eastAsia="Arial Unicode MS"/>
            <w:kern w:val="20"/>
          </w:rPr>
          <w:delText>»</w:delText>
        </w:r>
      </w:del>
      <w:ins w:id="822" w:author="Angèle Dilu Ahuka" w:date="2019-06-18T21:23:00Z">
        <w:del w:id="823" w:author="Angèle Dilu Keti" w:date="2020-10-21T07:38:00Z">
          <w:r w:rsidR="007D5DEF" w:rsidRPr="00F42E52" w:rsidDel="000037B0">
            <w:rPr>
              <w:rFonts w:eastAsia="Arial Unicode MS"/>
              <w:kern w:val="20"/>
            </w:rPr>
            <w:delText>jeton »</w:delText>
          </w:r>
        </w:del>
      </w:ins>
    </w:p>
    <w:p w14:paraId="53FAE8AC" w14:textId="1E0CDEE2" w:rsidR="00502528" w:rsidRPr="00F42E52" w:rsidRDefault="00DD21F0" w:rsidP="00305419">
      <w:pPr>
        <w:spacing w:before="120" w:line="276" w:lineRule="auto"/>
        <w:jc w:val="both"/>
        <w:rPr>
          <w:rFonts w:eastAsia="Arial Unicode MS"/>
          <w:kern w:val="20"/>
        </w:rPr>
      </w:pPr>
      <w:r w:rsidRPr="00F42E52">
        <w:rPr>
          <w:rFonts w:eastAsia="Arial Unicode MS"/>
          <w:b/>
          <w:bCs/>
          <w:kern w:val="20"/>
          <w:u w:val="single"/>
        </w:rPr>
        <w:t>VCR0</w:t>
      </w:r>
      <w:ins w:id="824" w:author="Angèle Dilu Keti" w:date="2020-10-21T07:39:00Z">
        <w:r w:rsidR="006C1778">
          <w:rPr>
            <w:rFonts w:eastAsia="Arial Unicode MS"/>
            <w:b/>
            <w:bCs/>
            <w:kern w:val="20"/>
            <w:u w:val="single"/>
          </w:rPr>
          <w:t>6</w:t>
        </w:r>
      </w:ins>
      <w:del w:id="825" w:author="Angèle Dilu Keti" w:date="2020-10-21T07:39:00Z">
        <w:r w:rsidRPr="00F42E52" w:rsidDel="006C1778">
          <w:rPr>
            <w:rFonts w:eastAsia="Arial Unicode MS"/>
            <w:b/>
            <w:bCs/>
            <w:kern w:val="20"/>
            <w:u w:val="single"/>
          </w:rPr>
          <w:delText>4</w:delText>
        </w:r>
      </w:del>
      <w:r w:rsidR="00FB6105" w:rsidRPr="00F42E52">
        <w:rPr>
          <w:rFonts w:eastAsia="Arial Unicode MS"/>
          <w:b/>
          <w:bCs/>
          <w:kern w:val="20"/>
        </w:rPr>
        <w:t> :</w:t>
      </w:r>
      <w:r w:rsidR="00EE0128" w:rsidRPr="00F42E52">
        <w:rPr>
          <w:rFonts w:eastAsia="Arial Unicode MS"/>
          <w:bCs/>
          <w:kern w:val="20"/>
        </w:rPr>
        <w:t xml:space="preserve"> C</w:t>
      </w:r>
      <w:r w:rsidRPr="00F42E52">
        <w:rPr>
          <w:rFonts w:eastAsia="Arial Unicode MS"/>
          <w:bCs/>
          <w:kern w:val="20"/>
        </w:rPr>
        <w:t xml:space="preserve">ette </w:t>
      </w:r>
      <w:r w:rsidRPr="00F42E52">
        <w:rPr>
          <w:rFonts w:eastAsia="Arial Unicode MS"/>
          <w:kern w:val="20"/>
        </w:rPr>
        <w:t xml:space="preserve">question </w:t>
      </w:r>
      <w:r w:rsidR="00502528" w:rsidRPr="00F42E52">
        <w:rPr>
          <w:rFonts w:eastAsia="Arial Unicode MS"/>
          <w:kern w:val="20"/>
        </w:rPr>
        <w:t>permet de détect</w:t>
      </w:r>
      <w:ins w:id="826" w:author="Angèle Dilu Ahuka" w:date="2019-06-18T21:18:00Z">
        <w:r w:rsidR="007D5DEF">
          <w:rPr>
            <w:rFonts w:eastAsia="Arial Unicode MS"/>
            <w:kern w:val="20"/>
          </w:rPr>
          <w:t>er</w:t>
        </w:r>
      </w:ins>
      <w:del w:id="827" w:author="Angèle Dilu Ahuka" w:date="2019-06-18T21:18:00Z">
        <w:r w:rsidR="00502528" w:rsidRPr="00F42E52" w:rsidDel="007D5DEF">
          <w:rPr>
            <w:rFonts w:eastAsia="Arial Unicode MS"/>
            <w:kern w:val="20"/>
          </w:rPr>
          <w:delText>é</w:delText>
        </w:r>
      </w:del>
      <w:r w:rsidR="00502528" w:rsidRPr="00F42E52">
        <w:rPr>
          <w:rFonts w:eastAsia="Arial Unicode MS"/>
          <w:kern w:val="20"/>
        </w:rPr>
        <w:t xml:space="preserve"> </w:t>
      </w:r>
      <w:r w:rsidRPr="00F42E52">
        <w:rPr>
          <w:rFonts w:eastAsia="Arial Unicode MS"/>
          <w:kern w:val="20"/>
        </w:rPr>
        <w:t>l’enfant</w:t>
      </w:r>
      <w:r w:rsidR="00502528" w:rsidRPr="00F42E52">
        <w:rPr>
          <w:rFonts w:eastAsia="Arial Unicode MS"/>
          <w:kern w:val="20"/>
        </w:rPr>
        <w:t xml:space="preserve"> qui</w:t>
      </w:r>
      <w:r w:rsidRPr="00F42E52">
        <w:rPr>
          <w:rFonts w:eastAsia="Arial Unicode MS"/>
          <w:kern w:val="20"/>
        </w:rPr>
        <w:t xml:space="preserve"> </w:t>
      </w:r>
      <w:r w:rsidR="00502528" w:rsidRPr="00F42E52">
        <w:rPr>
          <w:rFonts w:eastAsia="Arial Unicode MS"/>
          <w:kern w:val="20"/>
        </w:rPr>
        <w:t>n’</w:t>
      </w:r>
      <w:r w:rsidRPr="00F42E52">
        <w:rPr>
          <w:rFonts w:eastAsia="Arial Unicode MS"/>
          <w:kern w:val="20"/>
        </w:rPr>
        <w:t xml:space="preserve">avait </w:t>
      </w:r>
      <w:r w:rsidR="00502528" w:rsidRPr="00F42E52">
        <w:rPr>
          <w:rFonts w:eastAsia="Arial Unicode MS"/>
          <w:kern w:val="20"/>
        </w:rPr>
        <w:t xml:space="preserve">jamais reçu de vaccin </w:t>
      </w:r>
      <w:r w:rsidRPr="00F42E52">
        <w:rPr>
          <w:rFonts w:eastAsia="Arial Unicode MS"/>
          <w:kern w:val="20"/>
        </w:rPr>
        <w:t>contre la rougeole</w:t>
      </w:r>
      <w:r w:rsidR="00502528" w:rsidRPr="00F42E52">
        <w:rPr>
          <w:rFonts w:eastAsia="Arial Unicode MS"/>
          <w:kern w:val="20"/>
        </w:rPr>
        <w:t xml:space="preserve"> dans le passé,</w:t>
      </w:r>
      <w:r w:rsidRPr="00F42E52">
        <w:rPr>
          <w:rFonts w:eastAsia="Arial Unicode MS"/>
          <w:kern w:val="20"/>
        </w:rPr>
        <w:t xml:space="preserve"> avant</w:t>
      </w:r>
      <w:r w:rsidR="00502528" w:rsidRPr="00F42E52">
        <w:rPr>
          <w:rFonts w:eastAsia="Arial Unicode MS"/>
          <w:kern w:val="20"/>
        </w:rPr>
        <w:t xml:space="preserve"> que </w:t>
      </w:r>
      <w:r w:rsidRPr="00F42E52">
        <w:rPr>
          <w:rFonts w:eastAsia="Arial Unicode MS"/>
          <w:kern w:val="20"/>
        </w:rPr>
        <w:t>cette campagne</w:t>
      </w:r>
      <w:r w:rsidR="00502528" w:rsidRPr="00F42E52">
        <w:rPr>
          <w:rFonts w:eastAsia="Arial Unicode MS"/>
          <w:kern w:val="20"/>
        </w:rPr>
        <w:t xml:space="preserve"> ne soit organisée. Demander au répondant si avant la </w:t>
      </w:r>
      <w:r w:rsidR="00014F53">
        <w:rPr>
          <w:rFonts w:eastAsia="Arial Unicode MS"/>
          <w:kern w:val="20"/>
        </w:rPr>
        <w:t>campagne, on n’avait jamais amené</w:t>
      </w:r>
      <w:r w:rsidR="00502528" w:rsidRPr="00F42E52">
        <w:rPr>
          <w:rFonts w:eastAsia="Arial Unicode MS"/>
          <w:kern w:val="20"/>
        </w:rPr>
        <w:t xml:space="preserve"> l’enfant dans un centre de vaccination pour le vacciner contre la rougeole </w:t>
      </w:r>
      <w:r w:rsidR="00502528" w:rsidRPr="00014F53">
        <w:rPr>
          <w:rFonts w:eastAsia="Arial Unicode MS"/>
          <w:i/>
          <w:color w:val="548DD4" w:themeColor="text2" w:themeTint="99"/>
          <w:kern w:val="20"/>
        </w:rPr>
        <w:t>(</w:t>
      </w:r>
      <w:r w:rsidR="00014F53" w:rsidRPr="00014F53">
        <w:rPr>
          <w:rFonts w:eastAsia="Arial Unicode MS"/>
          <w:i/>
          <w:color w:val="548DD4" w:themeColor="text2" w:themeTint="99"/>
          <w:kern w:val="20"/>
        </w:rPr>
        <w:t xml:space="preserve">le </w:t>
      </w:r>
      <w:r w:rsidR="00502528" w:rsidRPr="00014F53">
        <w:rPr>
          <w:rFonts w:eastAsia="Arial Unicode MS"/>
          <w:i/>
          <w:color w:val="548DD4" w:themeColor="text2" w:themeTint="99"/>
          <w:kern w:val="20"/>
        </w:rPr>
        <w:t>vaccin</w:t>
      </w:r>
      <w:r w:rsidR="00014F53" w:rsidRPr="00014F53">
        <w:rPr>
          <w:rFonts w:eastAsia="Arial Unicode MS"/>
          <w:i/>
          <w:color w:val="548DD4" w:themeColor="text2" w:themeTint="99"/>
          <w:kern w:val="20"/>
        </w:rPr>
        <w:t xml:space="preserve"> contre la rougeole VAR est administré </w:t>
      </w:r>
      <w:r w:rsidR="00502528" w:rsidRPr="00014F53">
        <w:rPr>
          <w:rFonts w:eastAsia="Arial Unicode MS"/>
          <w:i/>
          <w:color w:val="548DD4" w:themeColor="text2" w:themeTint="99"/>
          <w:kern w:val="20"/>
        </w:rPr>
        <w:t xml:space="preserve">aux enfants </w:t>
      </w:r>
      <w:r w:rsidR="00014F53" w:rsidRPr="00014F53">
        <w:rPr>
          <w:rFonts w:eastAsia="Arial Unicode MS"/>
          <w:i/>
          <w:color w:val="548DD4" w:themeColor="text2" w:themeTint="99"/>
          <w:kern w:val="20"/>
        </w:rPr>
        <w:t xml:space="preserve">à partir de l’âge de </w:t>
      </w:r>
      <w:r w:rsidR="00502528" w:rsidRPr="00014F53">
        <w:rPr>
          <w:rFonts w:eastAsia="Arial Unicode MS"/>
          <w:i/>
          <w:color w:val="548DD4" w:themeColor="text2" w:themeTint="99"/>
          <w:kern w:val="20"/>
        </w:rPr>
        <w:t>9 mois)</w:t>
      </w:r>
      <w:r w:rsidR="00502528" w:rsidRPr="00F42E52">
        <w:rPr>
          <w:rFonts w:eastAsia="Arial Unicode MS"/>
          <w:kern w:val="20"/>
        </w:rPr>
        <w:t>. I</w:t>
      </w:r>
      <w:r w:rsidRPr="00F42E52">
        <w:rPr>
          <w:rFonts w:eastAsia="Arial Unicode MS"/>
          <w:kern w:val="20"/>
        </w:rPr>
        <w:t>nscrire dans la case de réponse ‘1’</w:t>
      </w:r>
      <w:r w:rsidR="00502528" w:rsidRPr="00F42E52">
        <w:rPr>
          <w:rFonts w:eastAsia="Arial Unicode MS"/>
          <w:kern w:val="20"/>
        </w:rPr>
        <w:t xml:space="preserve"> s’il répond </w:t>
      </w:r>
      <w:r w:rsidRPr="00F42E52">
        <w:rPr>
          <w:rFonts w:eastAsia="Arial Unicode MS"/>
          <w:kern w:val="20"/>
        </w:rPr>
        <w:t xml:space="preserve">oui, ‘2’ pour non et ‘9’ </w:t>
      </w:r>
      <w:r w:rsidR="00502528" w:rsidRPr="00F42E52">
        <w:rPr>
          <w:rFonts w:eastAsia="Arial Unicode MS"/>
          <w:kern w:val="20"/>
        </w:rPr>
        <w:t xml:space="preserve">s’il dit qu’il ne sait </w:t>
      </w:r>
      <w:del w:id="828" w:author="Angèle Dilu Ahuka" w:date="2019-06-18T21:24:00Z">
        <w:r w:rsidR="00502528" w:rsidRPr="00F42E52" w:rsidDel="007D5DEF">
          <w:rPr>
            <w:rFonts w:eastAsia="Arial Unicode MS"/>
            <w:kern w:val="20"/>
          </w:rPr>
          <w:delText>pas  «</w:delText>
        </w:r>
      </w:del>
      <w:ins w:id="829" w:author="Angèle Dilu Ahuka" w:date="2019-06-18T21:24:00Z">
        <w:r w:rsidR="007D5DEF" w:rsidRPr="00F42E52">
          <w:rPr>
            <w:rFonts w:eastAsia="Arial Unicode MS"/>
            <w:kern w:val="20"/>
          </w:rPr>
          <w:t>pas «</w:t>
        </w:r>
      </w:ins>
      <w:r w:rsidR="00502528" w:rsidRPr="00F42E52">
        <w:rPr>
          <w:rFonts w:eastAsia="Arial Unicode MS"/>
          <w:kern w:val="20"/>
        </w:rPr>
        <w:t xml:space="preserve"> </w:t>
      </w:r>
      <w:del w:id="830" w:author="Angèle Dilu Ahuka" w:date="2019-06-18T21:47:00Z">
        <w:r w:rsidR="00502528" w:rsidRPr="00F42E52" w:rsidDel="00676E8B">
          <w:rPr>
            <w:rFonts w:eastAsia="Arial Unicode MS"/>
            <w:kern w:val="20"/>
          </w:rPr>
          <w:delText>NSP»</w:delText>
        </w:r>
      </w:del>
      <w:ins w:id="831" w:author="Angèle Dilu Ahuka" w:date="2019-06-18T21:47:00Z">
        <w:r w:rsidR="00676E8B" w:rsidRPr="00F42E52">
          <w:rPr>
            <w:rFonts w:eastAsia="Arial Unicode MS"/>
            <w:kern w:val="20"/>
          </w:rPr>
          <w:t>NSP »</w:t>
        </w:r>
      </w:ins>
      <w:r w:rsidR="00502528" w:rsidRPr="00F42E52">
        <w:rPr>
          <w:rFonts w:eastAsia="Arial Unicode MS"/>
          <w:kern w:val="20"/>
        </w:rPr>
        <w:t xml:space="preserve"> ou ignore si une autre personne l’a fait. Il faut insister pour qu’au besoin, le répondant qui n’était pas toujours en charge de l’enfant se renseigne auprès d’autres personnes capables de lui fournir les informations. </w:t>
      </w:r>
    </w:p>
    <w:p w14:paraId="5BBD016C" w14:textId="1EBF1880" w:rsidR="00DD21F0" w:rsidRDefault="00502528" w:rsidP="00305419">
      <w:pPr>
        <w:spacing w:before="120" w:line="276" w:lineRule="auto"/>
        <w:jc w:val="both"/>
        <w:rPr>
          <w:ins w:id="832" w:author="Angèle Dilu Keti" w:date="2020-10-21T07:52:00Z"/>
          <w:rFonts w:eastAsia="Arial Unicode MS"/>
          <w:kern w:val="20"/>
        </w:rPr>
      </w:pPr>
      <w:r w:rsidRPr="00F42E52">
        <w:rPr>
          <w:rFonts w:eastAsia="Arial Unicode MS"/>
          <w:kern w:val="20"/>
        </w:rPr>
        <w:lastRenderedPageBreak/>
        <w:t>Dans ce cadre,</w:t>
      </w:r>
      <w:r w:rsidR="00014F53">
        <w:rPr>
          <w:rFonts w:eastAsia="Arial Unicode MS"/>
          <w:kern w:val="20"/>
        </w:rPr>
        <w:t xml:space="preserve"> vous serez amené à analyser le carnet de vaccination/CPS et la prise </w:t>
      </w:r>
      <w:r w:rsidRPr="00F42E52">
        <w:rPr>
          <w:rFonts w:eastAsia="Arial Unicode MS"/>
          <w:kern w:val="20"/>
        </w:rPr>
        <w:t xml:space="preserve">des vaccins du calendrier vaccinal </w:t>
      </w:r>
      <w:r w:rsidR="00014F53">
        <w:rPr>
          <w:rFonts w:eastAsia="Arial Unicode MS"/>
          <w:kern w:val="20"/>
        </w:rPr>
        <w:t>de</w:t>
      </w:r>
      <w:r w:rsidRPr="00F42E52">
        <w:rPr>
          <w:rFonts w:eastAsia="Arial Unicode MS"/>
          <w:kern w:val="20"/>
        </w:rPr>
        <w:t xml:space="preserve"> l’enfant.</w:t>
      </w:r>
    </w:p>
    <w:p w14:paraId="2D6FA3FF" w14:textId="506BF9A5" w:rsidR="006C1778" w:rsidRPr="00C52288" w:rsidRDefault="006C1778" w:rsidP="006C1778">
      <w:pPr>
        <w:spacing w:before="120" w:line="276" w:lineRule="auto"/>
        <w:jc w:val="both"/>
        <w:rPr>
          <w:ins w:id="833" w:author="Angèle Dilu Keti" w:date="2020-10-21T07:52:00Z"/>
          <w:rFonts w:eastAsia="Arial Unicode MS"/>
          <w:i/>
          <w:iCs/>
          <w:color w:val="548DD4" w:themeColor="text2" w:themeTint="99"/>
          <w:kern w:val="20"/>
          <w:rPrChange w:id="834" w:author="Angèle Dilu Keti" w:date="2020-10-21T07:53:00Z">
            <w:rPr>
              <w:ins w:id="835" w:author="Angèle Dilu Keti" w:date="2020-10-21T07:52:00Z"/>
              <w:rFonts w:eastAsia="Arial Unicode MS"/>
              <w:kern w:val="20"/>
            </w:rPr>
          </w:rPrChange>
        </w:rPr>
      </w:pPr>
      <w:ins w:id="836" w:author="Angèle Dilu Keti" w:date="2020-10-21T07:52:00Z">
        <w:r w:rsidRPr="00C52288">
          <w:rPr>
            <w:rFonts w:eastAsia="Arial Unicode MS"/>
            <w:i/>
            <w:iCs/>
            <w:color w:val="548DD4" w:themeColor="text2" w:themeTint="99"/>
            <w:kern w:val="20"/>
            <w:rPrChange w:id="837" w:author="Angèle Dilu Keti" w:date="2020-10-21T07:53:00Z">
              <w:rPr>
                <w:rFonts w:eastAsia="Arial Unicode MS"/>
                <w:kern w:val="20"/>
              </w:rPr>
            </w:rPrChange>
          </w:rPr>
          <w:t>Si l’enquêté répond oui (c’est à dire VCR0</w:t>
        </w:r>
      </w:ins>
      <w:ins w:id="838" w:author="Angèle Dilu Keti" w:date="2020-10-21T07:54:00Z">
        <w:r w:rsidR="00C52288">
          <w:rPr>
            <w:rFonts w:eastAsia="Arial Unicode MS"/>
            <w:i/>
            <w:iCs/>
            <w:color w:val="548DD4" w:themeColor="text2" w:themeTint="99"/>
            <w:kern w:val="20"/>
          </w:rPr>
          <w:t>6</w:t>
        </w:r>
      </w:ins>
      <w:ins w:id="839" w:author="Angèle Dilu Keti" w:date="2020-10-21T07:52:00Z">
        <w:r w:rsidRPr="00C52288">
          <w:rPr>
            <w:rFonts w:eastAsia="Arial Unicode MS"/>
            <w:i/>
            <w:iCs/>
            <w:color w:val="548DD4" w:themeColor="text2" w:themeTint="99"/>
            <w:kern w:val="20"/>
            <w:rPrChange w:id="840" w:author="Angèle Dilu Keti" w:date="2020-10-21T07:53:00Z">
              <w:rPr>
                <w:rFonts w:eastAsia="Arial Unicode MS"/>
                <w:kern w:val="20"/>
              </w:rPr>
            </w:rPrChange>
          </w:rPr>
          <w:t>=1), il faut continuer à la question suivante (VCR0</w:t>
        </w:r>
      </w:ins>
      <w:ins w:id="841" w:author="Angèle Dilu Keti" w:date="2020-10-21T07:54:00Z">
        <w:r w:rsidR="00C52288">
          <w:rPr>
            <w:rFonts w:eastAsia="Arial Unicode MS"/>
            <w:i/>
            <w:iCs/>
            <w:color w:val="548DD4" w:themeColor="text2" w:themeTint="99"/>
            <w:kern w:val="20"/>
          </w:rPr>
          <w:t>7</w:t>
        </w:r>
      </w:ins>
      <w:ins w:id="842" w:author="Angèle Dilu Keti" w:date="2020-10-21T07:52:00Z">
        <w:r w:rsidRPr="00C52288">
          <w:rPr>
            <w:rFonts w:eastAsia="Arial Unicode MS"/>
            <w:i/>
            <w:iCs/>
            <w:color w:val="548DD4" w:themeColor="text2" w:themeTint="99"/>
            <w:kern w:val="20"/>
            <w:rPrChange w:id="843" w:author="Angèle Dilu Keti" w:date="2020-10-21T07:53:00Z">
              <w:rPr>
                <w:rFonts w:eastAsia="Arial Unicode MS"/>
                <w:kern w:val="20"/>
              </w:rPr>
            </w:rPrChange>
          </w:rPr>
          <w:t>).</w:t>
        </w:r>
      </w:ins>
    </w:p>
    <w:p w14:paraId="2EF33173" w14:textId="5F0416F2" w:rsidR="006C1778" w:rsidRPr="00C52288" w:rsidRDefault="006C1778" w:rsidP="006C1778">
      <w:pPr>
        <w:spacing w:before="120" w:line="276" w:lineRule="auto"/>
        <w:jc w:val="both"/>
        <w:rPr>
          <w:ins w:id="844" w:author="Angèle Dilu Keti" w:date="2020-10-21T07:52:00Z"/>
          <w:rFonts w:eastAsia="Arial Unicode MS"/>
          <w:i/>
          <w:iCs/>
          <w:color w:val="548DD4" w:themeColor="text2" w:themeTint="99"/>
          <w:kern w:val="20"/>
          <w:rPrChange w:id="845" w:author="Angèle Dilu Keti" w:date="2020-10-21T07:53:00Z">
            <w:rPr>
              <w:ins w:id="846" w:author="Angèle Dilu Keti" w:date="2020-10-21T07:52:00Z"/>
              <w:rFonts w:eastAsia="Arial Unicode MS"/>
              <w:kern w:val="20"/>
            </w:rPr>
          </w:rPrChange>
        </w:rPr>
      </w:pPr>
      <w:ins w:id="847" w:author="Angèle Dilu Keti" w:date="2020-10-21T07:52:00Z">
        <w:r w:rsidRPr="00C52288">
          <w:rPr>
            <w:rFonts w:eastAsia="Arial Unicode MS"/>
            <w:i/>
            <w:iCs/>
            <w:color w:val="548DD4" w:themeColor="text2" w:themeTint="99"/>
            <w:kern w:val="20"/>
            <w:rPrChange w:id="848" w:author="Angèle Dilu Keti" w:date="2020-10-21T07:53:00Z">
              <w:rPr>
                <w:rFonts w:eastAsia="Arial Unicode MS"/>
                <w:kern w:val="20"/>
              </w:rPr>
            </w:rPrChange>
          </w:rPr>
          <w:t>En revanche, si la réponse est « non » (VCR0</w:t>
        </w:r>
      </w:ins>
      <w:ins w:id="849" w:author="Angèle Dilu Keti" w:date="2020-10-21T07:54:00Z">
        <w:r w:rsidR="00C52288">
          <w:rPr>
            <w:rFonts w:eastAsia="Arial Unicode MS"/>
            <w:i/>
            <w:iCs/>
            <w:color w:val="548DD4" w:themeColor="text2" w:themeTint="99"/>
            <w:kern w:val="20"/>
          </w:rPr>
          <w:t>6</w:t>
        </w:r>
      </w:ins>
      <w:ins w:id="850" w:author="Angèle Dilu Keti" w:date="2020-10-21T07:52:00Z">
        <w:r w:rsidRPr="00C52288">
          <w:rPr>
            <w:rFonts w:eastAsia="Arial Unicode MS"/>
            <w:i/>
            <w:iCs/>
            <w:color w:val="548DD4" w:themeColor="text2" w:themeTint="99"/>
            <w:kern w:val="20"/>
            <w:rPrChange w:id="851" w:author="Angèle Dilu Keti" w:date="2020-10-21T07:53:00Z">
              <w:rPr>
                <w:rFonts w:eastAsia="Arial Unicode MS"/>
                <w:kern w:val="20"/>
              </w:rPr>
            </w:rPrChange>
          </w:rPr>
          <w:t>=2) ou ne sait pas (VCR0</w:t>
        </w:r>
      </w:ins>
      <w:ins w:id="852" w:author="Angèle Dilu Keti" w:date="2020-10-21T07:54:00Z">
        <w:r w:rsidR="00C52288">
          <w:rPr>
            <w:rFonts w:eastAsia="Arial Unicode MS"/>
            <w:i/>
            <w:iCs/>
            <w:color w:val="548DD4" w:themeColor="text2" w:themeTint="99"/>
            <w:kern w:val="20"/>
          </w:rPr>
          <w:t>6</w:t>
        </w:r>
      </w:ins>
      <w:ins w:id="853" w:author="Angèle Dilu Keti" w:date="2020-10-21T07:52:00Z">
        <w:r w:rsidRPr="00C52288">
          <w:rPr>
            <w:rFonts w:eastAsia="Arial Unicode MS"/>
            <w:i/>
            <w:iCs/>
            <w:color w:val="548DD4" w:themeColor="text2" w:themeTint="99"/>
            <w:kern w:val="20"/>
            <w:rPrChange w:id="854" w:author="Angèle Dilu Keti" w:date="2020-10-21T07:53:00Z">
              <w:rPr>
                <w:rFonts w:eastAsia="Arial Unicode MS"/>
                <w:kern w:val="20"/>
              </w:rPr>
            </w:rPrChange>
          </w:rPr>
          <w:t>=9), il faut vérifier si</w:t>
        </w:r>
      </w:ins>
    </w:p>
    <w:p w14:paraId="42BCCB04" w14:textId="77777777" w:rsidR="006C1778" w:rsidRPr="00C52288" w:rsidRDefault="006C1778" w:rsidP="006C1778">
      <w:pPr>
        <w:spacing w:before="120" w:line="276" w:lineRule="auto"/>
        <w:jc w:val="both"/>
        <w:rPr>
          <w:ins w:id="855" w:author="Angèle Dilu Keti" w:date="2020-10-21T07:52:00Z"/>
          <w:rFonts w:eastAsia="Arial Unicode MS"/>
          <w:i/>
          <w:iCs/>
          <w:color w:val="548DD4" w:themeColor="text2" w:themeTint="99"/>
          <w:kern w:val="20"/>
          <w:rPrChange w:id="856" w:author="Angèle Dilu Keti" w:date="2020-10-21T07:53:00Z">
            <w:rPr>
              <w:ins w:id="857" w:author="Angèle Dilu Keti" w:date="2020-10-21T07:52:00Z"/>
              <w:rFonts w:eastAsia="Arial Unicode MS"/>
              <w:kern w:val="20"/>
            </w:rPr>
          </w:rPrChange>
        </w:rPr>
      </w:pPr>
      <w:ins w:id="858" w:author="Angèle Dilu Keti" w:date="2020-10-21T07:52:00Z">
        <w:r w:rsidRPr="00C52288">
          <w:rPr>
            <w:rFonts w:eastAsia="Arial Unicode MS"/>
            <w:i/>
            <w:iCs/>
            <w:color w:val="548DD4" w:themeColor="text2" w:themeTint="99"/>
            <w:kern w:val="20"/>
            <w:rPrChange w:id="859" w:author="Angèle Dilu Keti" w:date="2020-10-21T07:53:00Z">
              <w:rPr>
                <w:rFonts w:eastAsia="Arial Unicode MS"/>
                <w:kern w:val="20"/>
              </w:rPr>
            </w:rPrChange>
          </w:rPr>
          <w:t>l’enfant a été vacciné au cours de la campagne. Dans le cas où</w:t>
        </w:r>
      </w:ins>
    </w:p>
    <w:p w14:paraId="5FC521CE" w14:textId="75A6578C" w:rsidR="006C1778" w:rsidRPr="00C52288" w:rsidRDefault="006C1778">
      <w:pPr>
        <w:pStyle w:val="Paragraphedeliste"/>
        <w:numPr>
          <w:ilvl w:val="0"/>
          <w:numId w:val="31"/>
        </w:numPr>
        <w:spacing w:before="120" w:line="276" w:lineRule="auto"/>
        <w:jc w:val="both"/>
        <w:rPr>
          <w:ins w:id="860" w:author="Angèle Dilu Keti" w:date="2020-10-21T07:52:00Z"/>
          <w:rFonts w:eastAsia="Arial Unicode MS"/>
          <w:i/>
          <w:iCs/>
          <w:color w:val="548DD4" w:themeColor="text2" w:themeTint="99"/>
          <w:kern w:val="20"/>
          <w:rPrChange w:id="861" w:author="Angèle Dilu Keti" w:date="2020-10-21T07:53:00Z">
            <w:rPr>
              <w:ins w:id="862" w:author="Angèle Dilu Keti" w:date="2020-10-21T07:52:00Z"/>
              <w:rFonts w:eastAsia="Arial Unicode MS"/>
              <w:kern w:val="20"/>
            </w:rPr>
          </w:rPrChange>
        </w:rPr>
        <w:pPrChange w:id="863" w:author="Angèle Dilu Keti" w:date="2020-10-21T07:53:00Z">
          <w:pPr>
            <w:spacing w:before="120" w:line="276" w:lineRule="auto"/>
            <w:jc w:val="both"/>
          </w:pPr>
        </w:pPrChange>
      </w:pPr>
      <w:ins w:id="864" w:author="Angèle Dilu Keti" w:date="2020-10-21T07:52:00Z">
        <w:r w:rsidRPr="00C52288">
          <w:rPr>
            <w:rFonts w:eastAsia="Arial Unicode MS"/>
            <w:i/>
            <w:iCs/>
            <w:color w:val="548DD4" w:themeColor="text2" w:themeTint="99"/>
            <w:kern w:val="20"/>
            <w:rPrChange w:id="865" w:author="Angèle Dilu Keti" w:date="2020-10-21T07:53:00Z">
              <w:rPr>
                <w:rFonts w:eastAsia="Arial Unicode MS"/>
                <w:kern w:val="20"/>
              </w:rPr>
            </w:rPrChange>
          </w:rPr>
          <w:t>l’enfant a été vacciné (VCR01=1), passer à la question MIV01 pour rechercher les</w:t>
        </w:r>
      </w:ins>
    </w:p>
    <w:p w14:paraId="28AED55F" w14:textId="77777777" w:rsidR="006C1778" w:rsidRPr="00C52288" w:rsidRDefault="006C1778">
      <w:pPr>
        <w:pStyle w:val="Paragraphedeliste"/>
        <w:spacing w:before="120" w:line="276" w:lineRule="auto"/>
        <w:jc w:val="both"/>
        <w:rPr>
          <w:ins w:id="866" w:author="Angèle Dilu Keti" w:date="2020-10-21T07:52:00Z"/>
          <w:rFonts w:eastAsia="Arial Unicode MS"/>
          <w:i/>
          <w:iCs/>
          <w:color w:val="548DD4" w:themeColor="text2" w:themeTint="99"/>
          <w:kern w:val="20"/>
          <w:rPrChange w:id="867" w:author="Angèle Dilu Keti" w:date="2020-10-21T07:53:00Z">
            <w:rPr>
              <w:ins w:id="868" w:author="Angèle Dilu Keti" w:date="2020-10-21T07:52:00Z"/>
              <w:rFonts w:eastAsia="Arial Unicode MS"/>
              <w:kern w:val="20"/>
            </w:rPr>
          </w:rPrChange>
        </w:rPr>
        <w:pPrChange w:id="869" w:author="Angèle Dilu Keti" w:date="2020-10-21T07:53:00Z">
          <w:pPr>
            <w:spacing w:before="120" w:line="276" w:lineRule="auto"/>
            <w:jc w:val="both"/>
          </w:pPr>
        </w:pPrChange>
      </w:pPr>
      <w:ins w:id="870" w:author="Angèle Dilu Keti" w:date="2020-10-21T07:52:00Z">
        <w:r w:rsidRPr="00C52288">
          <w:rPr>
            <w:rFonts w:eastAsia="Arial Unicode MS"/>
            <w:i/>
            <w:iCs/>
            <w:color w:val="548DD4" w:themeColor="text2" w:themeTint="99"/>
            <w:kern w:val="20"/>
            <w:rPrChange w:id="871" w:author="Angèle Dilu Keti" w:date="2020-10-21T07:53:00Z">
              <w:rPr>
                <w:rFonts w:eastAsia="Arial Unicode MS"/>
                <w:kern w:val="20"/>
              </w:rPr>
            </w:rPrChange>
          </w:rPr>
          <w:t>manifestations pouvant être liées à la vaccination.</w:t>
        </w:r>
      </w:ins>
    </w:p>
    <w:p w14:paraId="563C68D0" w14:textId="6FC4AB71" w:rsidR="006C1778" w:rsidRPr="00C52288" w:rsidRDefault="006C1778">
      <w:pPr>
        <w:pStyle w:val="Paragraphedeliste"/>
        <w:numPr>
          <w:ilvl w:val="0"/>
          <w:numId w:val="31"/>
        </w:numPr>
        <w:spacing w:before="120" w:line="276" w:lineRule="auto"/>
        <w:jc w:val="both"/>
        <w:rPr>
          <w:ins w:id="872" w:author="Angèle Dilu Keti" w:date="2020-10-21T07:52:00Z"/>
          <w:rFonts w:eastAsia="Arial Unicode MS"/>
          <w:i/>
          <w:iCs/>
          <w:color w:val="548DD4" w:themeColor="text2" w:themeTint="99"/>
          <w:kern w:val="20"/>
          <w:rPrChange w:id="873" w:author="Angèle Dilu Keti" w:date="2020-10-21T07:53:00Z">
            <w:rPr>
              <w:ins w:id="874" w:author="Angèle Dilu Keti" w:date="2020-10-21T07:52:00Z"/>
              <w:rFonts w:eastAsia="Arial Unicode MS"/>
              <w:kern w:val="20"/>
            </w:rPr>
          </w:rPrChange>
        </w:rPr>
        <w:pPrChange w:id="875" w:author="Angèle Dilu Keti" w:date="2020-10-21T07:53:00Z">
          <w:pPr>
            <w:spacing w:before="120" w:line="276" w:lineRule="auto"/>
            <w:jc w:val="both"/>
          </w:pPr>
        </w:pPrChange>
      </w:pPr>
      <w:ins w:id="876" w:author="Angèle Dilu Keti" w:date="2020-10-21T07:52:00Z">
        <w:r w:rsidRPr="00C52288">
          <w:rPr>
            <w:rFonts w:eastAsia="Arial Unicode MS"/>
            <w:i/>
            <w:iCs/>
            <w:color w:val="548DD4" w:themeColor="text2" w:themeTint="99"/>
            <w:kern w:val="20"/>
            <w:rPrChange w:id="877" w:author="Angèle Dilu Keti" w:date="2020-10-21T07:53:00Z">
              <w:rPr>
                <w:rFonts w:eastAsia="Arial Unicode MS"/>
                <w:kern w:val="20"/>
              </w:rPr>
            </w:rPrChange>
          </w:rPr>
          <w:t>l’enfant n’avait pas été vacciné (VCR01=2 ou 9), passer à la question RNV01 pour</w:t>
        </w:r>
      </w:ins>
    </w:p>
    <w:p w14:paraId="241BA884" w14:textId="668DE274" w:rsidR="006C1778" w:rsidRPr="00C52288" w:rsidRDefault="006C1778">
      <w:pPr>
        <w:pStyle w:val="Paragraphedeliste"/>
        <w:spacing w:before="120" w:line="276" w:lineRule="auto"/>
        <w:jc w:val="both"/>
        <w:rPr>
          <w:rFonts w:eastAsia="Arial Unicode MS"/>
          <w:i/>
          <w:iCs/>
          <w:color w:val="548DD4" w:themeColor="text2" w:themeTint="99"/>
          <w:kern w:val="20"/>
          <w:rPrChange w:id="878" w:author="Angèle Dilu Keti" w:date="2020-10-21T07:53:00Z">
            <w:rPr>
              <w:rFonts w:eastAsia="Arial Unicode MS"/>
              <w:kern w:val="20"/>
            </w:rPr>
          </w:rPrChange>
        </w:rPr>
        <w:pPrChange w:id="879" w:author="Angèle Dilu Keti" w:date="2020-10-21T07:53:00Z">
          <w:pPr>
            <w:spacing w:before="120" w:line="276" w:lineRule="auto"/>
            <w:jc w:val="both"/>
          </w:pPr>
        </w:pPrChange>
      </w:pPr>
      <w:ins w:id="880" w:author="Angèle Dilu Keti" w:date="2020-10-21T07:52:00Z">
        <w:r w:rsidRPr="00C52288">
          <w:rPr>
            <w:rFonts w:eastAsia="Arial Unicode MS"/>
            <w:i/>
            <w:iCs/>
            <w:color w:val="548DD4" w:themeColor="text2" w:themeTint="99"/>
            <w:kern w:val="20"/>
            <w:rPrChange w:id="881" w:author="Angèle Dilu Keti" w:date="2020-10-21T07:53:00Z">
              <w:rPr>
                <w:rFonts w:eastAsia="Arial Unicode MS"/>
                <w:kern w:val="20"/>
              </w:rPr>
            </w:rPrChange>
          </w:rPr>
          <w:t>rechercher directement les raisons de non-vaccination.</w:t>
        </w:r>
      </w:ins>
    </w:p>
    <w:p w14:paraId="09DEC09F" w14:textId="77777777" w:rsidR="00C52288" w:rsidRDefault="00C52288" w:rsidP="00305419">
      <w:pPr>
        <w:spacing w:before="120" w:line="276" w:lineRule="auto"/>
        <w:jc w:val="both"/>
        <w:rPr>
          <w:ins w:id="882" w:author="Angèle Dilu Keti" w:date="2020-10-21T07:53:00Z"/>
          <w:rFonts w:eastAsia="Arial Unicode MS"/>
          <w:b/>
          <w:bCs/>
          <w:kern w:val="20"/>
          <w:u w:val="single"/>
        </w:rPr>
      </w:pPr>
    </w:p>
    <w:p w14:paraId="2EC2EC61" w14:textId="434DBC3D" w:rsidR="00C52288" w:rsidRPr="00C52288" w:rsidRDefault="00C52288" w:rsidP="00305419">
      <w:pPr>
        <w:spacing w:before="120" w:line="276" w:lineRule="auto"/>
        <w:jc w:val="both"/>
        <w:rPr>
          <w:ins w:id="883" w:author="Angèle Dilu Keti" w:date="2020-10-21T08:00:00Z"/>
          <w:rFonts w:eastAsia="Arial Unicode MS"/>
          <w:kern w:val="20"/>
          <w:rPrChange w:id="884" w:author="Angèle Dilu Keti" w:date="2020-10-21T08:00:00Z">
            <w:rPr>
              <w:ins w:id="885" w:author="Angèle Dilu Keti" w:date="2020-10-21T08:00:00Z"/>
              <w:rFonts w:eastAsia="Arial Unicode MS"/>
              <w:b/>
              <w:bCs/>
              <w:kern w:val="20"/>
              <w:u w:val="single"/>
            </w:rPr>
          </w:rPrChange>
        </w:rPr>
      </w:pPr>
      <w:ins w:id="886" w:author="Angèle Dilu Keti" w:date="2020-10-21T08:00:00Z">
        <w:r>
          <w:rPr>
            <w:rFonts w:eastAsia="Arial Unicode MS"/>
            <w:b/>
            <w:bCs/>
            <w:kern w:val="20"/>
            <w:u w:val="single"/>
          </w:rPr>
          <w:t xml:space="preserve">VCR07 : </w:t>
        </w:r>
      </w:ins>
      <w:ins w:id="887" w:author="Angèle Dilu Keti" w:date="2020-10-21T08:01:00Z">
        <w:r>
          <w:rPr>
            <w:rFonts w:eastAsia="Arial Unicode MS"/>
            <w:kern w:val="20"/>
          </w:rPr>
          <w:t xml:space="preserve">Si oui à la question précédente (c’est-à-dire OUI, carte vue, VCR06=1), </w:t>
        </w:r>
      </w:ins>
      <w:ins w:id="888" w:author="Angèle Dilu Keti" w:date="2020-10-21T08:15:00Z">
        <w:r w:rsidR="009351F5">
          <w:rPr>
            <w:rFonts w:eastAsia="Arial Unicode MS"/>
            <w:kern w:val="20"/>
          </w:rPr>
          <w:t>photographier</w:t>
        </w:r>
      </w:ins>
      <w:ins w:id="889" w:author="Angèle Dilu Keti" w:date="2020-10-21T08:01:00Z">
        <w:r>
          <w:rPr>
            <w:rFonts w:eastAsia="Arial Unicode MS"/>
            <w:kern w:val="20"/>
          </w:rPr>
          <w:t xml:space="preserve"> correctement la carte afi</w:t>
        </w:r>
      </w:ins>
      <w:ins w:id="890" w:author="Angèle Dilu Keti" w:date="2020-10-21T08:02:00Z">
        <w:r>
          <w:rPr>
            <w:rFonts w:eastAsia="Arial Unicode MS"/>
            <w:kern w:val="20"/>
          </w:rPr>
          <w:t>n que les informations nécessaires soient visibles.</w:t>
        </w:r>
      </w:ins>
    </w:p>
    <w:p w14:paraId="7CEC7E7F" w14:textId="4A68E85E" w:rsidR="00220657" w:rsidRPr="00F42E52" w:rsidRDefault="00EE0128" w:rsidP="00305419">
      <w:pPr>
        <w:spacing w:before="120" w:line="276" w:lineRule="auto"/>
        <w:jc w:val="both"/>
        <w:rPr>
          <w:rFonts w:eastAsia="Arial Unicode MS"/>
          <w:kern w:val="20"/>
        </w:rPr>
      </w:pPr>
      <w:r w:rsidRPr="00F42E52">
        <w:rPr>
          <w:rFonts w:eastAsia="Arial Unicode MS"/>
          <w:b/>
          <w:bCs/>
          <w:kern w:val="20"/>
          <w:u w:val="single"/>
        </w:rPr>
        <w:t>VCR0</w:t>
      </w:r>
      <w:ins w:id="891" w:author="Angèle Dilu Keti" w:date="2020-10-21T18:26:00Z">
        <w:r w:rsidR="004215E2">
          <w:rPr>
            <w:rFonts w:eastAsia="Arial Unicode MS"/>
            <w:b/>
            <w:bCs/>
            <w:kern w:val="20"/>
            <w:u w:val="single"/>
          </w:rPr>
          <w:t>8</w:t>
        </w:r>
      </w:ins>
      <w:del w:id="892" w:author="Angèle Dilu Keti" w:date="2020-10-21T07:42:00Z">
        <w:r w:rsidRPr="00F42E52" w:rsidDel="006C1778">
          <w:rPr>
            <w:rFonts w:eastAsia="Arial Unicode MS"/>
            <w:b/>
            <w:bCs/>
            <w:kern w:val="20"/>
            <w:u w:val="single"/>
          </w:rPr>
          <w:delText>5</w:delText>
        </w:r>
      </w:del>
      <w:r w:rsidRPr="00F42E52">
        <w:rPr>
          <w:rFonts w:eastAsia="Arial Unicode MS"/>
          <w:b/>
          <w:bCs/>
          <w:kern w:val="20"/>
        </w:rPr>
        <w:t xml:space="preserve"> : </w:t>
      </w:r>
      <w:r w:rsidRPr="00F42E52">
        <w:rPr>
          <w:rFonts w:eastAsia="Arial Unicode MS"/>
          <w:kern w:val="20"/>
        </w:rPr>
        <w:t xml:space="preserve">Si oui </w:t>
      </w:r>
      <w:r w:rsidR="00014F53">
        <w:rPr>
          <w:rFonts w:eastAsia="Arial Unicode MS"/>
          <w:kern w:val="20"/>
        </w:rPr>
        <w:t xml:space="preserve">à </w:t>
      </w:r>
      <w:r w:rsidRPr="00F42E52">
        <w:rPr>
          <w:rFonts w:eastAsia="Arial Unicode MS"/>
          <w:kern w:val="20"/>
        </w:rPr>
        <w:t xml:space="preserve">la question précédente, </w:t>
      </w:r>
      <w:r w:rsidR="00D127C9" w:rsidRPr="00F42E52">
        <w:rPr>
          <w:rFonts w:eastAsia="Arial Unicode MS"/>
          <w:kern w:val="20"/>
        </w:rPr>
        <w:t xml:space="preserve">recueillir la carte CPS ou carte de vaccination de l’enfant. La </w:t>
      </w:r>
      <w:r w:rsidRPr="00F42E52">
        <w:rPr>
          <w:rFonts w:eastAsia="Arial Unicode MS"/>
          <w:kern w:val="20"/>
        </w:rPr>
        <w:t xml:space="preserve">dépouiller </w:t>
      </w:r>
      <w:r w:rsidR="00D127C9" w:rsidRPr="00F42E52">
        <w:rPr>
          <w:rFonts w:eastAsia="Arial Unicode MS"/>
          <w:kern w:val="20"/>
        </w:rPr>
        <w:t>afin d’y</w:t>
      </w:r>
      <w:r w:rsidRPr="00F42E52">
        <w:rPr>
          <w:rFonts w:eastAsia="Arial Unicode MS"/>
          <w:kern w:val="20"/>
        </w:rPr>
        <w:t xml:space="preserve"> </w:t>
      </w:r>
      <w:r w:rsidR="00220657" w:rsidRPr="00F42E52">
        <w:rPr>
          <w:rFonts w:eastAsia="Arial Unicode MS"/>
          <w:b/>
          <w:kern w:val="20"/>
        </w:rPr>
        <w:t>relever la date</w:t>
      </w:r>
      <w:r w:rsidR="00D127C9" w:rsidRPr="00F42E52">
        <w:rPr>
          <w:rFonts w:eastAsia="Arial Unicode MS"/>
          <w:b/>
          <w:kern w:val="20"/>
        </w:rPr>
        <w:t xml:space="preserve"> à laquelle l’enfant a reçu le vaccin VAR.</w:t>
      </w:r>
      <w:r w:rsidR="00220657" w:rsidRPr="00F42E52">
        <w:rPr>
          <w:rFonts w:eastAsia="Arial Unicode MS"/>
          <w:kern w:val="20"/>
        </w:rPr>
        <w:t xml:space="preserve"> </w:t>
      </w:r>
      <w:r w:rsidR="00F7307F" w:rsidRPr="00F42E52">
        <w:rPr>
          <w:rFonts w:eastAsia="Arial Unicode MS"/>
          <w:kern w:val="20"/>
        </w:rPr>
        <w:t>Inscrire cette</w:t>
      </w:r>
      <w:r w:rsidR="00220657" w:rsidRPr="00F42E52">
        <w:rPr>
          <w:rFonts w:eastAsia="Arial Unicode MS"/>
          <w:kern w:val="20"/>
        </w:rPr>
        <w:t xml:space="preserve"> date, le mois et l’année respectivement avec deux chiffres, chaque chiffre étant dans une case. </w:t>
      </w:r>
    </w:p>
    <w:p w14:paraId="17BDCE6B" w14:textId="0F7C2FA1" w:rsidR="00F7307F" w:rsidRPr="00F42E52" w:rsidRDefault="00F7307F" w:rsidP="00305419">
      <w:pPr>
        <w:spacing w:before="120" w:line="276" w:lineRule="auto"/>
        <w:jc w:val="both"/>
        <w:rPr>
          <w:rFonts w:eastAsia="Arial Unicode MS"/>
          <w:kern w:val="20"/>
        </w:rPr>
      </w:pPr>
      <w:r w:rsidRPr="00F42E52">
        <w:rPr>
          <w:rFonts w:eastAsia="Arial Unicode MS"/>
          <w:kern w:val="20"/>
        </w:rPr>
        <w:t>Certains enquêtés peuvent présenter un document (carte CPS) de vaccination inadéquat</w:t>
      </w:r>
      <w:ins w:id="893" w:author="Angèle Dilu Ahuka" w:date="2019-06-18T21:25:00Z">
        <w:r w:rsidR="0005294B">
          <w:rPr>
            <w:rFonts w:eastAsia="Arial Unicode MS"/>
            <w:kern w:val="20"/>
          </w:rPr>
          <w:t>e</w:t>
        </w:r>
      </w:ins>
      <w:r w:rsidRPr="00F42E52">
        <w:rPr>
          <w:rFonts w:eastAsia="Arial Unicode MS"/>
          <w:kern w:val="20"/>
        </w:rPr>
        <w:t xml:space="preserve">. Si le document de vaccination comporte des informations incomplets ou illisibles, inscrire la modalité </w:t>
      </w:r>
      <w:r w:rsidRPr="00F42E52">
        <w:rPr>
          <w:rFonts w:eastAsia="Arial Unicode MS"/>
          <w:b/>
          <w:i/>
          <w:kern w:val="20"/>
        </w:rPr>
        <w:t xml:space="preserve">«55 55 </w:t>
      </w:r>
      <w:del w:id="894" w:author="Angèle Dilu Ahuka" w:date="2019-06-18T21:47:00Z">
        <w:r w:rsidRPr="00F42E52" w:rsidDel="00676E8B">
          <w:rPr>
            <w:rFonts w:eastAsia="Arial Unicode MS"/>
            <w:b/>
            <w:i/>
            <w:kern w:val="20"/>
          </w:rPr>
          <w:delText>55</w:delText>
        </w:r>
        <w:r w:rsidRPr="00F42E52" w:rsidDel="00676E8B">
          <w:rPr>
            <w:rFonts w:eastAsia="Arial Unicode MS"/>
            <w:i/>
            <w:kern w:val="20"/>
          </w:rPr>
          <w:delText>»</w:delText>
        </w:r>
      </w:del>
      <w:ins w:id="895" w:author="Angèle Dilu Ahuka" w:date="2019-06-18T21:47:00Z">
        <w:r w:rsidR="00676E8B" w:rsidRPr="00F42E52">
          <w:rPr>
            <w:rFonts w:eastAsia="Arial Unicode MS"/>
            <w:b/>
            <w:i/>
            <w:kern w:val="20"/>
          </w:rPr>
          <w:t>55</w:t>
        </w:r>
        <w:r w:rsidR="00676E8B" w:rsidRPr="00F42E52">
          <w:rPr>
            <w:rFonts w:eastAsia="Arial Unicode MS"/>
            <w:i/>
            <w:kern w:val="20"/>
          </w:rPr>
          <w:t xml:space="preserve"> »</w:t>
        </w:r>
      </w:ins>
      <w:r w:rsidRPr="00F42E52">
        <w:rPr>
          <w:rFonts w:eastAsia="Arial Unicode MS"/>
          <w:i/>
          <w:kern w:val="20"/>
        </w:rPr>
        <w:t xml:space="preserve">. </w:t>
      </w:r>
      <w:r w:rsidRPr="00014F53">
        <w:rPr>
          <w:rFonts w:eastAsia="Arial Unicode MS"/>
          <w:kern w:val="20"/>
        </w:rPr>
        <w:t>Si le document</w:t>
      </w:r>
      <w:r w:rsidRPr="00F42E52">
        <w:rPr>
          <w:rFonts w:eastAsia="Arial Unicode MS"/>
          <w:kern w:val="20"/>
        </w:rPr>
        <w:t xml:space="preserve"> de vaccination</w:t>
      </w:r>
      <w:r w:rsidR="00014F53">
        <w:rPr>
          <w:rFonts w:eastAsia="Arial Unicode MS"/>
          <w:kern w:val="20"/>
        </w:rPr>
        <w:t xml:space="preserve"> ne comporte aucune date</w:t>
      </w:r>
      <w:r w:rsidRPr="00F42E52">
        <w:rPr>
          <w:rFonts w:eastAsia="Arial Unicode MS"/>
          <w:kern w:val="20"/>
        </w:rPr>
        <w:t xml:space="preserve"> </w:t>
      </w:r>
      <w:r w:rsidRPr="00F42E52">
        <w:rPr>
          <w:rFonts w:eastAsia="Arial Unicode MS"/>
          <w:i/>
          <w:kern w:val="20"/>
        </w:rPr>
        <w:t xml:space="preserve">(donc date non vue) </w:t>
      </w:r>
      <w:r w:rsidR="00014F53">
        <w:rPr>
          <w:rFonts w:eastAsia="Arial Unicode MS"/>
          <w:i/>
          <w:kern w:val="20"/>
        </w:rPr>
        <w:t xml:space="preserve">ou qu’aucun document </w:t>
      </w:r>
      <w:r w:rsidR="00014F53" w:rsidRPr="00F42E52">
        <w:rPr>
          <w:rFonts w:eastAsia="Arial Unicode MS"/>
          <w:i/>
          <w:kern w:val="20"/>
        </w:rPr>
        <w:t>n’est pas disponible</w:t>
      </w:r>
      <w:r w:rsidR="00014F53">
        <w:rPr>
          <w:rFonts w:eastAsia="Arial Unicode MS"/>
          <w:i/>
          <w:kern w:val="20"/>
        </w:rPr>
        <w:t>,</w:t>
      </w:r>
      <w:r w:rsidR="00014F53" w:rsidRPr="00F42E52">
        <w:rPr>
          <w:rFonts w:eastAsia="Arial Unicode MS"/>
          <w:i/>
          <w:kern w:val="20"/>
        </w:rPr>
        <w:t xml:space="preserve"> </w:t>
      </w:r>
      <w:r w:rsidRPr="00F42E52">
        <w:rPr>
          <w:rFonts w:eastAsia="Arial Unicode MS"/>
          <w:i/>
          <w:kern w:val="20"/>
        </w:rPr>
        <w:t>inscrire</w:t>
      </w:r>
      <w:r w:rsidRPr="00F42E52">
        <w:rPr>
          <w:rFonts w:eastAsia="Arial Unicode MS"/>
          <w:kern w:val="20"/>
        </w:rPr>
        <w:t xml:space="preserve"> la modalité</w:t>
      </w:r>
      <w:r w:rsidRPr="00F42E52">
        <w:rPr>
          <w:rFonts w:eastAsia="Arial Unicode MS"/>
          <w:i/>
          <w:kern w:val="20"/>
        </w:rPr>
        <w:t xml:space="preserve"> </w:t>
      </w:r>
      <w:r w:rsidRPr="00F42E52">
        <w:rPr>
          <w:rFonts w:eastAsia="Arial Unicode MS"/>
          <w:b/>
          <w:i/>
          <w:kern w:val="20"/>
        </w:rPr>
        <w:t>99 99 99 pour date</w:t>
      </w:r>
      <w:r w:rsidRPr="00F42E52">
        <w:rPr>
          <w:rFonts w:eastAsia="Arial Unicode MS"/>
          <w:kern w:val="20"/>
        </w:rPr>
        <w:t>.</w:t>
      </w:r>
    </w:p>
    <w:p w14:paraId="67A49125" w14:textId="1E96E3FF" w:rsidR="00923B41" w:rsidRPr="00337F39" w:rsidRDefault="00923B41" w:rsidP="00923B41">
      <w:pPr>
        <w:spacing w:before="120" w:line="276" w:lineRule="auto"/>
        <w:jc w:val="both"/>
        <w:rPr>
          <w:rFonts w:eastAsia="Arial Unicode MS"/>
          <w:color w:val="548DD4" w:themeColor="text2" w:themeTint="99"/>
          <w:kern w:val="20"/>
        </w:rPr>
      </w:pPr>
      <w:r>
        <w:rPr>
          <w:rFonts w:eastAsia="Arial Unicode MS"/>
          <w:color w:val="548DD4" w:themeColor="text2" w:themeTint="99"/>
          <w:kern w:val="20"/>
        </w:rPr>
        <w:t>Après cette question, s</w:t>
      </w:r>
      <w:r w:rsidRPr="00337F39">
        <w:rPr>
          <w:rFonts w:eastAsia="Arial Unicode MS"/>
          <w:color w:val="548DD4" w:themeColor="text2" w:themeTint="99"/>
          <w:kern w:val="20"/>
        </w:rPr>
        <w:t xml:space="preserve">i la personne </w:t>
      </w:r>
      <w:r>
        <w:rPr>
          <w:rFonts w:eastAsia="Arial Unicode MS"/>
          <w:color w:val="548DD4" w:themeColor="text2" w:themeTint="99"/>
          <w:kern w:val="20"/>
        </w:rPr>
        <w:t xml:space="preserve">avait </w:t>
      </w:r>
      <w:r w:rsidRPr="00337F39">
        <w:rPr>
          <w:rFonts w:eastAsia="Arial Unicode MS"/>
          <w:color w:val="548DD4" w:themeColor="text2" w:themeTint="99"/>
          <w:kern w:val="20"/>
        </w:rPr>
        <w:t>répond</w:t>
      </w:r>
      <w:r>
        <w:rPr>
          <w:rFonts w:eastAsia="Arial Unicode MS"/>
          <w:color w:val="548DD4" w:themeColor="text2" w:themeTint="99"/>
          <w:kern w:val="20"/>
        </w:rPr>
        <w:t>u</w:t>
      </w:r>
      <w:r w:rsidRPr="00337F39">
        <w:rPr>
          <w:rFonts w:eastAsia="Arial Unicode MS"/>
          <w:color w:val="548DD4" w:themeColor="text2" w:themeTint="99"/>
          <w:kern w:val="20"/>
        </w:rPr>
        <w:t xml:space="preserve"> par « Non » ou « </w:t>
      </w:r>
      <w:del w:id="896" w:author="Angèle Dilu Keti" w:date="2020-10-21T18:54:00Z">
        <w:r w:rsidRPr="00337F39" w:rsidDel="00392DAB">
          <w:rPr>
            <w:rFonts w:eastAsia="Arial Unicode MS"/>
            <w:color w:val="548DD4" w:themeColor="text2" w:themeTint="99"/>
            <w:kern w:val="20"/>
          </w:rPr>
          <w:delText>NSP»</w:delText>
        </w:r>
      </w:del>
      <w:ins w:id="897" w:author="Angèle Dilu Keti" w:date="2020-10-21T18:54:00Z">
        <w:r w:rsidR="00392DAB" w:rsidRPr="00337F39">
          <w:rPr>
            <w:rFonts w:eastAsia="Arial Unicode MS"/>
            <w:color w:val="548DD4" w:themeColor="text2" w:themeTint="99"/>
            <w:kern w:val="20"/>
          </w:rPr>
          <w:t>NSP »</w:t>
        </w:r>
      </w:ins>
      <w:r w:rsidRPr="00337F39">
        <w:rPr>
          <w:rFonts w:eastAsia="Arial Unicode MS"/>
          <w:color w:val="548DD4" w:themeColor="text2" w:themeTint="99"/>
          <w:kern w:val="20"/>
        </w:rPr>
        <w:t xml:space="preserve"> </w:t>
      </w:r>
      <w:r>
        <w:rPr>
          <w:rFonts w:eastAsia="Arial Unicode MS"/>
          <w:color w:val="548DD4" w:themeColor="text2" w:themeTint="99"/>
          <w:kern w:val="20"/>
        </w:rPr>
        <w:t xml:space="preserve">à la question VCR01, </w:t>
      </w:r>
      <w:r w:rsidRPr="00337F39">
        <w:rPr>
          <w:rFonts w:eastAsia="Arial Unicode MS"/>
          <w:color w:val="548DD4" w:themeColor="text2" w:themeTint="99"/>
          <w:kern w:val="20"/>
        </w:rPr>
        <w:t xml:space="preserve">passez à </w:t>
      </w:r>
      <w:r>
        <w:rPr>
          <w:rFonts w:eastAsia="Arial Unicode MS"/>
          <w:color w:val="548DD4" w:themeColor="text2" w:themeTint="99"/>
          <w:kern w:val="20"/>
        </w:rPr>
        <w:t>la question</w:t>
      </w:r>
      <w:r w:rsidRPr="00337F39">
        <w:rPr>
          <w:rFonts w:eastAsia="Arial Unicode MS"/>
          <w:color w:val="548DD4" w:themeColor="text2" w:themeTint="99"/>
          <w:kern w:val="20"/>
        </w:rPr>
        <w:t xml:space="preserve"> </w:t>
      </w:r>
      <w:r>
        <w:rPr>
          <w:rFonts w:eastAsia="Arial Unicode MS"/>
          <w:color w:val="548DD4" w:themeColor="text2" w:themeTint="99"/>
          <w:kern w:val="20"/>
        </w:rPr>
        <w:t>RN</w:t>
      </w:r>
      <w:r w:rsidRPr="00337F39">
        <w:rPr>
          <w:rFonts w:eastAsia="Arial Unicode MS"/>
          <w:color w:val="548DD4" w:themeColor="text2" w:themeTint="99"/>
          <w:kern w:val="20"/>
        </w:rPr>
        <w:t>V0</w:t>
      </w:r>
      <w:r>
        <w:rPr>
          <w:rFonts w:eastAsia="Arial Unicode MS"/>
          <w:color w:val="548DD4" w:themeColor="text2" w:themeTint="99"/>
          <w:kern w:val="20"/>
        </w:rPr>
        <w:t xml:space="preserve">1 de la section “RAISONS DE </w:t>
      </w:r>
      <w:del w:id="898" w:author="Angèle Dilu Keti" w:date="2020-10-21T18:55:00Z">
        <w:r w:rsidDel="00392DAB">
          <w:rPr>
            <w:rFonts w:eastAsia="Arial Unicode MS"/>
            <w:color w:val="548DD4" w:themeColor="text2" w:themeTint="99"/>
            <w:kern w:val="20"/>
          </w:rPr>
          <w:delText>NON VACCINATION</w:delText>
        </w:r>
      </w:del>
      <w:ins w:id="899" w:author="Angèle Dilu Keti" w:date="2020-10-21T18:55:00Z">
        <w:r w:rsidR="00392DAB">
          <w:rPr>
            <w:rFonts w:eastAsia="Arial Unicode MS"/>
            <w:color w:val="548DD4" w:themeColor="text2" w:themeTint="99"/>
            <w:kern w:val="20"/>
          </w:rPr>
          <w:t>NON-VACCINATION</w:t>
        </w:r>
      </w:ins>
      <w:r>
        <w:rPr>
          <w:rFonts w:eastAsia="Arial Unicode MS"/>
          <w:color w:val="548DD4" w:themeColor="text2" w:themeTint="99"/>
          <w:kern w:val="20"/>
        </w:rPr>
        <w:t xml:space="preserve"> CONTRE LA ROUGEOLE’’</w:t>
      </w:r>
      <w:r w:rsidRPr="00337F39">
        <w:rPr>
          <w:rFonts w:eastAsia="Arial Unicode MS"/>
          <w:color w:val="548DD4" w:themeColor="text2" w:themeTint="99"/>
          <w:kern w:val="20"/>
        </w:rPr>
        <w:t>.</w:t>
      </w:r>
    </w:p>
    <w:p w14:paraId="2F613413" w14:textId="04AA520C" w:rsidR="00EE0128" w:rsidRPr="00F42E52" w:rsidDel="00C70A6C" w:rsidRDefault="00EE0128" w:rsidP="00305419">
      <w:pPr>
        <w:spacing w:before="120" w:line="276" w:lineRule="auto"/>
        <w:jc w:val="both"/>
        <w:rPr>
          <w:del w:id="900" w:author="Angèle Dilu Keti" w:date="2020-10-22T07:55:00Z"/>
          <w:rFonts w:eastAsia="Arial Unicode MS"/>
          <w:kern w:val="20"/>
        </w:rPr>
      </w:pPr>
    </w:p>
    <w:p w14:paraId="3F178B81" w14:textId="77777777" w:rsidR="004D5746" w:rsidRPr="00C70A6C" w:rsidRDefault="004D5746" w:rsidP="00305419">
      <w:pPr>
        <w:spacing w:before="120" w:line="276" w:lineRule="auto"/>
        <w:jc w:val="both"/>
        <w:rPr>
          <w:rFonts w:eastAsia="Arial Unicode MS"/>
          <w:bCs/>
          <w:iCs/>
          <w:color w:val="4F81BD" w:themeColor="accent1"/>
          <w:kern w:val="20"/>
          <w:rPrChange w:id="901" w:author="Angèle Dilu Keti" w:date="2020-10-22T07:55:00Z">
            <w:rPr>
              <w:rFonts w:eastAsia="Arial Unicode MS"/>
              <w:b/>
              <w:i/>
              <w:color w:val="4F81BD" w:themeColor="accent1"/>
              <w:kern w:val="20"/>
            </w:rPr>
          </w:rPrChange>
        </w:rPr>
      </w:pPr>
    </w:p>
    <w:p w14:paraId="054F9C19" w14:textId="77777777" w:rsidR="00D71D0C" w:rsidRPr="00F42E52" w:rsidRDefault="00D71D0C">
      <w:pPr>
        <w:pStyle w:val="Titre3"/>
        <w:rPr>
          <w:rFonts w:eastAsia="Arial Unicode MS"/>
        </w:rPr>
        <w:pPrChange w:id="902" w:author="Angèle Dilu Keti" w:date="2020-10-20T19:35:00Z">
          <w:pPr>
            <w:pStyle w:val="Paragraphedeliste"/>
            <w:numPr>
              <w:numId w:val="23"/>
            </w:numPr>
            <w:spacing w:before="120" w:line="276" w:lineRule="auto"/>
            <w:ind w:left="360" w:hanging="360"/>
            <w:jc w:val="both"/>
          </w:pPr>
        </w:pPrChange>
      </w:pPr>
      <w:bookmarkStart w:id="903" w:name="_Toc54246669"/>
      <w:r w:rsidRPr="00F42E52">
        <w:rPr>
          <w:rFonts w:eastAsia="Arial Unicode MS"/>
        </w:rPr>
        <w:t>MANIFESTATIONS INDESIR</w:t>
      </w:r>
      <w:r w:rsidR="00F4320D" w:rsidRPr="00F42E52">
        <w:rPr>
          <w:rFonts w:eastAsia="Arial Unicode MS"/>
        </w:rPr>
        <w:t>ABLES APRES LA VACCINATION : MIV</w:t>
      </w:r>
      <w:bookmarkEnd w:id="903"/>
    </w:p>
    <w:p w14:paraId="5A242274" w14:textId="54C71563" w:rsidR="00D71D0C" w:rsidRPr="008860AF" w:rsidRDefault="00F7307F" w:rsidP="00305419">
      <w:pPr>
        <w:spacing w:before="120" w:line="276" w:lineRule="auto"/>
        <w:jc w:val="both"/>
        <w:rPr>
          <w:rFonts w:eastAsia="Arial Unicode MS"/>
          <w:b/>
          <w:kern w:val="20"/>
          <w:rPrChange w:id="904" w:author="Angèle Dilu Ahuka" w:date="2019-06-18T21:12:00Z">
            <w:rPr>
              <w:rFonts w:eastAsia="Arial Unicode MS"/>
              <w:kern w:val="20"/>
            </w:rPr>
          </w:rPrChange>
        </w:rPr>
      </w:pPr>
      <w:r w:rsidRPr="00F42E52">
        <w:rPr>
          <w:rFonts w:eastAsia="Arial Unicode MS"/>
          <w:kern w:val="20"/>
        </w:rPr>
        <w:t>Cette section concerne tous</w:t>
      </w:r>
      <w:r w:rsidR="00F4320D" w:rsidRPr="00F42E52">
        <w:rPr>
          <w:rFonts w:eastAsia="Arial Unicode MS"/>
          <w:kern w:val="20"/>
        </w:rPr>
        <w:t xml:space="preserve"> les enfants </w:t>
      </w:r>
      <w:r w:rsidR="00D71D0C" w:rsidRPr="00F42E52">
        <w:rPr>
          <w:rFonts w:eastAsia="Arial Unicode MS"/>
          <w:kern w:val="20"/>
        </w:rPr>
        <w:t>vacciné</w:t>
      </w:r>
      <w:del w:id="905" w:author="Angèle Dilu Keti" w:date="2020-10-21T18:26:00Z">
        <w:r w:rsidR="00F4320D" w:rsidRPr="00F42E52" w:rsidDel="004215E2">
          <w:rPr>
            <w:rFonts w:eastAsia="Arial Unicode MS"/>
            <w:kern w:val="20"/>
          </w:rPr>
          <w:delText>e</w:delText>
        </w:r>
      </w:del>
      <w:r w:rsidR="00F4320D" w:rsidRPr="00F42E52">
        <w:rPr>
          <w:rFonts w:eastAsia="Arial Unicode MS"/>
          <w:kern w:val="20"/>
        </w:rPr>
        <w:t>s contre la rougeole</w:t>
      </w:r>
      <w:r w:rsidR="00D71D0C" w:rsidRPr="00F42E52">
        <w:rPr>
          <w:rFonts w:eastAsia="Arial Unicode MS"/>
          <w:kern w:val="20"/>
        </w:rPr>
        <w:t xml:space="preserve"> pendant la campagne </w:t>
      </w:r>
      <w:ins w:id="906" w:author="Angèle Dilu Keti" w:date="2020-10-21T18:28:00Z">
        <w:r w:rsidR="004215E2">
          <w:rPr>
            <w:rFonts w:eastAsia="Arial Unicode MS"/>
            <w:kern w:val="20"/>
          </w:rPr>
          <w:t xml:space="preserve">des 3 blocs étalés </w:t>
        </w:r>
      </w:ins>
      <w:r w:rsidR="00D71D0C" w:rsidRPr="00F42E52">
        <w:rPr>
          <w:rFonts w:eastAsia="Arial Unicode MS"/>
          <w:kern w:val="20"/>
        </w:rPr>
        <w:t>du </w:t>
      </w:r>
      <w:del w:id="907" w:author="Angèle Dilu Ahuka" w:date="2019-06-18T21:00:00Z">
        <w:r w:rsidR="00D71D0C" w:rsidRPr="00F42E52" w:rsidDel="00931963">
          <w:rPr>
            <w:rFonts w:eastAsia="Arial Unicode MS"/>
            <w:kern w:val="20"/>
          </w:rPr>
          <w:delText>………</w:delText>
        </w:r>
      </w:del>
      <w:ins w:id="908" w:author="Angèle Dilu Keti" w:date="2020-10-21T18:28:00Z">
        <w:r w:rsidR="004215E2">
          <w:rPr>
            <w:rFonts w:eastAsia="Arial Unicode MS"/>
            <w:kern w:val="20"/>
          </w:rPr>
          <w:t xml:space="preserve">23 </w:t>
        </w:r>
      </w:ins>
      <w:ins w:id="909" w:author="Angèle Dilu Keti" w:date="2020-10-21T18:29:00Z">
        <w:r w:rsidR="004215E2">
          <w:rPr>
            <w:rFonts w:eastAsia="Arial Unicode MS"/>
            <w:kern w:val="20"/>
          </w:rPr>
          <w:t xml:space="preserve">octobre au </w:t>
        </w:r>
      </w:ins>
      <w:ins w:id="910" w:author="Angèle Dilu Keti" w:date="2020-10-22T07:56:00Z">
        <w:r w:rsidR="00C70A6C">
          <w:rPr>
            <w:rFonts w:eastAsia="Arial Unicode MS"/>
            <w:kern w:val="20"/>
          </w:rPr>
          <w:t xml:space="preserve">20 </w:t>
        </w:r>
      </w:ins>
      <w:ins w:id="911" w:author="Angèle Dilu Keti" w:date="2020-10-21T18:29:00Z">
        <w:r w:rsidR="004215E2">
          <w:rPr>
            <w:rFonts w:eastAsia="Arial Unicode MS"/>
            <w:kern w:val="20"/>
          </w:rPr>
          <w:t xml:space="preserve">décembre 2019 </w:t>
        </w:r>
      </w:ins>
      <w:ins w:id="912" w:author="Angèle Dilu Ahuka" w:date="2019-06-18T21:00:00Z">
        <w:del w:id="913" w:author="Angèle Dilu Keti" w:date="2020-10-21T18:28:00Z">
          <w:r w:rsidR="00931963" w:rsidDel="004215E2">
            <w:rPr>
              <w:rFonts w:eastAsia="Arial Unicode MS"/>
              <w:kern w:val="20"/>
            </w:rPr>
            <w:delText>19</w:delText>
          </w:r>
        </w:del>
        <w:del w:id="914" w:author="Angèle Dilu Keti" w:date="2020-10-21T18:29:00Z">
          <w:r w:rsidR="00931963" w:rsidDel="004215E2">
            <w:rPr>
              <w:rFonts w:eastAsia="Arial Unicode MS"/>
              <w:kern w:val="20"/>
            </w:rPr>
            <w:delText xml:space="preserve"> </w:delText>
          </w:r>
        </w:del>
      </w:ins>
      <w:del w:id="915" w:author="Angèle Dilu Keti" w:date="2020-10-21T18:29:00Z">
        <w:r w:rsidR="00F4320D" w:rsidRPr="00F42E52" w:rsidDel="004215E2">
          <w:rPr>
            <w:rFonts w:eastAsia="Arial Unicode MS"/>
            <w:kern w:val="20"/>
          </w:rPr>
          <w:delText xml:space="preserve">au </w:delText>
        </w:r>
      </w:del>
      <w:del w:id="916" w:author="Angèle Dilu Ahuka" w:date="2019-06-18T21:00:00Z">
        <w:r w:rsidR="00F4320D" w:rsidRPr="00F42E52" w:rsidDel="00931963">
          <w:rPr>
            <w:rFonts w:eastAsia="Arial Unicode MS"/>
            <w:kern w:val="20"/>
          </w:rPr>
          <w:delText>………</w:delText>
        </w:r>
      </w:del>
      <w:ins w:id="917" w:author="Angèle Dilu Ahuka" w:date="2019-06-18T21:00:00Z">
        <w:del w:id="918" w:author="Angèle Dilu Keti" w:date="2020-10-21T18:29:00Z">
          <w:r w:rsidR="00931963" w:rsidDel="004215E2">
            <w:rPr>
              <w:rFonts w:eastAsia="Arial Unicode MS"/>
              <w:kern w:val="20"/>
            </w:rPr>
            <w:delText xml:space="preserve">23 avril </w:delText>
          </w:r>
        </w:del>
      </w:ins>
      <w:del w:id="919" w:author="Angèle Dilu Keti" w:date="2020-10-21T18:29:00Z">
        <w:r w:rsidR="00F4320D" w:rsidRPr="00F42E52" w:rsidDel="004215E2">
          <w:rPr>
            <w:rFonts w:eastAsia="Arial Unicode MS"/>
            <w:kern w:val="20"/>
          </w:rPr>
          <w:delText>20</w:delText>
        </w:r>
      </w:del>
      <w:ins w:id="920" w:author="Angèle Dilu Ahuka" w:date="2019-06-18T21:00:00Z">
        <w:del w:id="921" w:author="Angèle Dilu Keti" w:date="2020-10-21T18:29:00Z">
          <w:r w:rsidR="00931963" w:rsidDel="004215E2">
            <w:rPr>
              <w:rFonts w:eastAsia="Arial Unicode MS"/>
              <w:kern w:val="20"/>
            </w:rPr>
            <w:delText xml:space="preserve">19 </w:delText>
          </w:r>
        </w:del>
      </w:ins>
      <w:del w:id="922" w:author="Angèle Dilu Ahuka" w:date="2019-06-18T21:00:00Z">
        <w:r w:rsidR="00F4320D" w:rsidRPr="00F42E52" w:rsidDel="00931963">
          <w:rPr>
            <w:rFonts w:eastAsia="Arial Unicode MS"/>
            <w:kern w:val="20"/>
          </w:rPr>
          <w:delText>1</w:delText>
        </w:r>
        <w:r w:rsidRPr="00F42E52" w:rsidDel="00931963">
          <w:rPr>
            <w:rFonts w:eastAsia="Arial Unicode MS"/>
            <w:kern w:val="20"/>
          </w:rPr>
          <w:delText>…</w:delText>
        </w:r>
      </w:del>
      <w:r w:rsidRPr="00F42E52">
        <w:rPr>
          <w:rFonts w:eastAsia="Arial Unicode MS"/>
          <w:kern w:val="20"/>
        </w:rPr>
        <w:t>(à préciser selon la zone de l’enquête)</w:t>
      </w:r>
      <w:r w:rsidR="00D71D0C" w:rsidRPr="00F42E52">
        <w:rPr>
          <w:rFonts w:eastAsia="Arial Unicode MS"/>
          <w:kern w:val="20"/>
        </w:rPr>
        <w:t xml:space="preserve">. Il s’agit ici d’identifier les manifestations </w:t>
      </w:r>
      <w:r w:rsidRPr="00F42E52">
        <w:rPr>
          <w:rFonts w:eastAsia="Arial Unicode MS"/>
          <w:kern w:val="20"/>
        </w:rPr>
        <w:t xml:space="preserve">ou </w:t>
      </w:r>
      <w:r w:rsidR="00D71D0C" w:rsidRPr="00F42E52">
        <w:rPr>
          <w:rFonts w:eastAsia="Arial Unicode MS"/>
          <w:kern w:val="20"/>
        </w:rPr>
        <w:t>événements indésirables</w:t>
      </w:r>
      <w:r w:rsidRPr="00F42E52">
        <w:rPr>
          <w:rFonts w:eastAsia="Arial Unicode MS"/>
          <w:kern w:val="20"/>
        </w:rPr>
        <w:t xml:space="preserve"> survenus après la vaccination de l’enfant pendant la campagne et</w:t>
      </w:r>
      <w:r w:rsidR="00D71D0C" w:rsidRPr="00F42E52">
        <w:rPr>
          <w:rFonts w:eastAsia="Arial Unicode MS"/>
          <w:kern w:val="20"/>
        </w:rPr>
        <w:t xml:space="preserve"> que les membres du ménage </w:t>
      </w:r>
      <w:r w:rsidRPr="00F42E52">
        <w:rPr>
          <w:rFonts w:eastAsia="Arial Unicode MS"/>
          <w:kern w:val="20"/>
        </w:rPr>
        <w:t xml:space="preserve">(ou le répondant) </w:t>
      </w:r>
      <w:r w:rsidR="00D71D0C" w:rsidRPr="00F42E52">
        <w:rPr>
          <w:rFonts w:eastAsia="Arial Unicode MS"/>
          <w:kern w:val="20"/>
        </w:rPr>
        <w:t xml:space="preserve">attribuent </w:t>
      </w:r>
      <w:r w:rsidRPr="00F42E52">
        <w:rPr>
          <w:rFonts w:eastAsia="Arial Unicode MS"/>
          <w:kern w:val="20"/>
        </w:rPr>
        <w:t>au</w:t>
      </w:r>
      <w:r w:rsidR="00D71D0C" w:rsidRPr="00F42E52">
        <w:rPr>
          <w:rFonts w:eastAsia="Arial Unicode MS"/>
          <w:kern w:val="20"/>
        </w:rPr>
        <w:t xml:space="preserve"> vaccin</w:t>
      </w:r>
      <w:r w:rsidRPr="00F42E52">
        <w:rPr>
          <w:rFonts w:eastAsia="Arial Unicode MS"/>
          <w:kern w:val="20"/>
        </w:rPr>
        <w:t xml:space="preserve"> reçu par l’enfant.</w:t>
      </w:r>
      <w:r w:rsidR="00D71D0C" w:rsidRPr="00F42E52">
        <w:rPr>
          <w:rFonts w:eastAsia="Arial Unicode MS"/>
          <w:kern w:val="20"/>
        </w:rPr>
        <w:t xml:space="preserve"> Il s’</w:t>
      </w:r>
      <w:r w:rsidRPr="00F42E52">
        <w:rPr>
          <w:rFonts w:eastAsia="Arial Unicode MS"/>
          <w:kern w:val="20"/>
        </w:rPr>
        <w:t xml:space="preserve">agit donc d’un </w:t>
      </w:r>
      <w:r w:rsidR="00D71D0C" w:rsidRPr="00F42E52">
        <w:rPr>
          <w:rFonts w:eastAsia="Arial Unicode MS"/>
          <w:kern w:val="20"/>
        </w:rPr>
        <w:t>jugement</w:t>
      </w:r>
      <w:r w:rsidRPr="00F42E52">
        <w:rPr>
          <w:rFonts w:eastAsia="Arial Unicode MS"/>
          <w:kern w:val="20"/>
        </w:rPr>
        <w:t>, d’une opinion.</w:t>
      </w:r>
      <w:r w:rsidR="00D71D0C" w:rsidRPr="00F42E52">
        <w:rPr>
          <w:rFonts w:eastAsia="Arial Unicode MS"/>
          <w:kern w:val="20"/>
        </w:rPr>
        <w:t xml:space="preserve"> </w:t>
      </w:r>
      <w:r w:rsidRPr="00F42E52">
        <w:rPr>
          <w:rFonts w:eastAsia="Arial Unicode MS"/>
          <w:kern w:val="20"/>
        </w:rPr>
        <w:t>L</w:t>
      </w:r>
      <w:r w:rsidR="00D71D0C" w:rsidRPr="00F42E52">
        <w:rPr>
          <w:rFonts w:eastAsia="Arial Unicode MS"/>
          <w:kern w:val="20"/>
        </w:rPr>
        <w:t>a réponse doit être</w:t>
      </w:r>
      <w:r w:rsidRPr="00F42E52">
        <w:rPr>
          <w:rFonts w:eastAsia="Arial Unicode MS"/>
          <w:kern w:val="20"/>
        </w:rPr>
        <w:t>, à priori,</w:t>
      </w:r>
      <w:r w:rsidR="00D71D0C" w:rsidRPr="00F42E52">
        <w:rPr>
          <w:rFonts w:eastAsia="Arial Unicode MS"/>
          <w:kern w:val="20"/>
        </w:rPr>
        <w:t xml:space="preserve"> instantané</w:t>
      </w:r>
      <w:r w:rsidR="00656561" w:rsidRPr="00F42E52">
        <w:rPr>
          <w:rFonts w:eastAsia="Arial Unicode MS"/>
          <w:kern w:val="20"/>
        </w:rPr>
        <w:t xml:space="preserve">e </w:t>
      </w:r>
      <w:r w:rsidR="00656561" w:rsidRPr="008860AF">
        <w:rPr>
          <w:rFonts w:eastAsia="Arial Unicode MS"/>
          <w:b/>
          <w:kern w:val="20"/>
          <w:rPrChange w:id="923" w:author="Angèle Dilu Ahuka" w:date="2019-06-18T21:12:00Z">
            <w:rPr>
              <w:rFonts w:eastAsia="Arial Unicode MS"/>
              <w:kern w:val="20"/>
            </w:rPr>
          </w:rPrChange>
        </w:rPr>
        <w:t>sans suggestion</w:t>
      </w:r>
      <w:r w:rsidR="00D71D0C" w:rsidRPr="008860AF">
        <w:rPr>
          <w:rFonts w:eastAsia="Arial Unicode MS"/>
          <w:b/>
          <w:kern w:val="20"/>
          <w:rPrChange w:id="924" w:author="Angèle Dilu Ahuka" w:date="2019-06-18T21:12:00Z">
            <w:rPr>
              <w:rFonts w:eastAsia="Arial Unicode MS"/>
              <w:kern w:val="20"/>
            </w:rPr>
          </w:rPrChange>
        </w:rPr>
        <w:t xml:space="preserve"> de la part de l’enquêteur.</w:t>
      </w:r>
      <w:r w:rsidR="0075614F" w:rsidRPr="008860AF">
        <w:rPr>
          <w:rFonts w:eastAsia="Arial Unicode MS"/>
          <w:b/>
          <w:kern w:val="20"/>
          <w:rPrChange w:id="925" w:author="Angèle Dilu Ahuka" w:date="2019-06-18T21:12:00Z">
            <w:rPr>
              <w:rFonts w:eastAsia="Arial Unicode MS"/>
              <w:kern w:val="20"/>
            </w:rPr>
          </w:rPrChange>
        </w:rPr>
        <w:t xml:space="preserve"> </w:t>
      </w:r>
    </w:p>
    <w:p w14:paraId="374A9EE6" w14:textId="38B53905" w:rsidR="00F4320D" w:rsidRPr="00923B41" w:rsidRDefault="00F4320D" w:rsidP="00305419">
      <w:pPr>
        <w:spacing w:before="120" w:line="276" w:lineRule="auto"/>
        <w:jc w:val="both"/>
        <w:rPr>
          <w:rFonts w:eastAsia="Arial Unicode MS"/>
          <w:b/>
          <w:color w:val="548DD4" w:themeColor="text2" w:themeTint="99"/>
          <w:kern w:val="20"/>
        </w:rPr>
      </w:pPr>
      <w:r w:rsidRPr="00923B41">
        <w:rPr>
          <w:rFonts w:eastAsia="Arial Unicode MS"/>
          <w:b/>
          <w:color w:val="548DD4" w:themeColor="text2" w:themeTint="99"/>
          <w:kern w:val="20"/>
        </w:rPr>
        <w:t>NB :</w:t>
      </w:r>
      <w:r w:rsidR="00B878FD" w:rsidRPr="00923B41">
        <w:rPr>
          <w:rFonts w:eastAsia="Arial Unicode MS"/>
          <w:b/>
          <w:color w:val="548DD4" w:themeColor="text2" w:themeTint="99"/>
          <w:kern w:val="20"/>
        </w:rPr>
        <w:t xml:space="preserve"> Si l’enfant n’a pas été vacciné contre la rougeole pendant la campagne du </w:t>
      </w:r>
      <w:del w:id="926" w:author="Angèle Dilu Ahuka" w:date="2019-06-18T21:13:00Z">
        <w:r w:rsidR="00B878FD" w:rsidRPr="00923B41" w:rsidDel="008860AF">
          <w:rPr>
            <w:rFonts w:eastAsia="Arial Unicode MS"/>
            <w:b/>
            <w:color w:val="548DD4" w:themeColor="text2" w:themeTint="99"/>
            <w:kern w:val="20"/>
          </w:rPr>
          <w:delText>………</w:delText>
        </w:r>
      </w:del>
      <w:ins w:id="927" w:author="Angèle Dilu Ahuka" w:date="2019-06-18T21:13:00Z">
        <w:r w:rsidR="008860AF">
          <w:rPr>
            <w:rFonts w:eastAsia="Arial Unicode MS"/>
            <w:b/>
            <w:color w:val="548DD4" w:themeColor="text2" w:themeTint="99"/>
            <w:kern w:val="20"/>
          </w:rPr>
          <w:t xml:space="preserve">19 </w:t>
        </w:r>
      </w:ins>
      <w:r w:rsidR="00B878FD" w:rsidRPr="00923B41">
        <w:rPr>
          <w:rFonts w:eastAsia="Arial Unicode MS"/>
          <w:b/>
          <w:color w:val="548DD4" w:themeColor="text2" w:themeTint="99"/>
          <w:kern w:val="20"/>
        </w:rPr>
        <w:t xml:space="preserve">au </w:t>
      </w:r>
      <w:del w:id="928" w:author="Angèle Dilu Ahuka" w:date="2019-06-18T21:13:00Z">
        <w:r w:rsidR="00B878FD" w:rsidRPr="00923B41" w:rsidDel="008860AF">
          <w:rPr>
            <w:rFonts w:eastAsia="Arial Unicode MS"/>
            <w:b/>
            <w:color w:val="548DD4" w:themeColor="text2" w:themeTint="99"/>
            <w:kern w:val="20"/>
          </w:rPr>
          <w:delText>………</w:delText>
        </w:r>
      </w:del>
      <w:ins w:id="929" w:author="Angèle Dilu Ahuka" w:date="2019-06-18T21:13:00Z">
        <w:r w:rsidR="008860AF">
          <w:rPr>
            <w:rFonts w:eastAsia="Arial Unicode MS"/>
            <w:b/>
            <w:color w:val="548DD4" w:themeColor="text2" w:themeTint="99"/>
            <w:kern w:val="20"/>
          </w:rPr>
          <w:t xml:space="preserve">23 avril </w:t>
        </w:r>
      </w:ins>
      <w:del w:id="930" w:author="Angèle Dilu Ahuka" w:date="2019-06-18T21:14:00Z">
        <w:r w:rsidR="00B878FD" w:rsidRPr="00923B41" w:rsidDel="008860AF">
          <w:rPr>
            <w:rFonts w:eastAsia="Arial Unicode MS"/>
            <w:b/>
            <w:color w:val="548DD4" w:themeColor="text2" w:themeTint="99"/>
            <w:kern w:val="20"/>
          </w:rPr>
          <w:delText>201.allez</w:delText>
        </w:r>
      </w:del>
      <w:ins w:id="931" w:author="Angèle Dilu Ahuka" w:date="2019-06-18T21:14:00Z">
        <w:r w:rsidR="008860AF" w:rsidRPr="00923B41">
          <w:rPr>
            <w:rFonts w:eastAsia="Arial Unicode MS"/>
            <w:b/>
            <w:color w:val="548DD4" w:themeColor="text2" w:themeTint="99"/>
            <w:kern w:val="20"/>
          </w:rPr>
          <w:t>201</w:t>
        </w:r>
        <w:r w:rsidR="008860AF">
          <w:rPr>
            <w:rFonts w:eastAsia="Arial Unicode MS"/>
            <w:b/>
            <w:color w:val="548DD4" w:themeColor="text2" w:themeTint="99"/>
            <w:kern w:val="20"/>
          </w:rPr>
          <w:t>9. Allez</w:t>
        </w:r>
      </w:ins>
      <w:r w:rsidR="00B878FD" w:rsidRPr="00923B41">
        <w:rPr>
          <w:rFonts w:eastAsia="Arial Unicode MS"/>
          <w:b/>
          <w:color w:val="548DD4" w:themeColor="text2" w:themeTint="99"/>
          <w:kern w:val="20"/>
        </w:rPr>
        <w:t xml:space="preserve"> à la </w:t>
      </w:r>
      <w:del w:id="932" w:author="Angèle Dilu Ahuka" w:date="2019-06-18T21:47:00Z">
        <w:r w:rsidR="00B878FD" w:rsidRPr="00923B41" w:rsidDel="00676E8B">
          <w:rPr>
            <w:rFonts w:eastAsia="Arial Unicode MS"/>
            <w:b/>
            <w:color w:val="548DD4" w:themeColor="text2" w:themeTint="99"/>
            <w:kern w:val="20"/>
          </w:rPr>
          <w:delText>question  RNV</w:delText>
        </w:r>
      </w:del>
      <w:ins w:id="933" w:author="Angèle Dilu Ahuka" w:date="2019-06-18T21:47:00Z">
        <w:r w:rsidR="00676E8B" w:rsidRPr="00923B41">
          <w:rPr>
            <w:rFonts w:eastAsia="Arial Unicode MS"/>
            <w:b/>
            <w:color w:val="548DD4" w:themeColor="text2" w:themeTint="99"/>
            <w:kern w:val="20"/>
          </w:rPr>
          <w:t>question RNV</w:t>
        </w:r>
      </w:ins>
      <w:r w:rsidR="00B878FD" w:rsidRPr="00923B41">
        <w:rPr>
          <w:rFonts w:eastAsia="Arial Unicode MS"/>
          <w:b/>
          <w:color w:val="548DD4" w:themeColor="text2" w:themeTint="99"/>
          <w:kern w:val="20"/>
        </w:rPr>
        <w:t xml:space="preserve"> ou raison de </w:t>
      </w:r>
      <w:del w:id="934" w:author="Angèle Dilu Keti" w:date="2020-10-21T18:54:00Z">
        <w:r w:rsidR="00B878FD" w:rsidRPr="00923B41" w:rsidDel="00392DAB">
          <w:rPr>
            <w:rFonts w:eastAsia="Arial Unicode MS"/>
            <w:b/>
            <w:color w:val="548DD4" w:themeColor="text2" w:themeTint="99"/>
            <w:kern w:val="20"/>
          </w:rPr>
          <w:delText>non vaccination</w:delText>
        </w:r>
      </w:del>
      <w:ins w:id="935" w:author="Angèle Dilu Keti" w:date="2020-10-21T18:54:00Z">
        <w:r w:rsidR="00392DAB" w:rsidRPr="00923B41">
          <w:rPr>
            <w:rFonts w:eastAsia="Arial Unicode MS"/>
            <w:b/>
            <w:color w:val="548DD4" w:themeColor="text2" w:themeTint="99"/>
            <w:kern w:val="20"/>
          </w:rPr>
          <w:t>non-vaccination</w:t>
        </w:r>
      </w:ins>
      <w:r w:rsidR="00B878FD" w:rsidRPr="00923B41">
        <w:rPr>
          <w:rFonts w:eastAsia="Arial Unicode MS"/>
          <w:b/>
          <w:color w:val="548DD4" w:themeColor="text2" w:themeTint="99"/>
          <w:kern w:val="20"/>
        </w:rPr>
        <w:t>.</w:t>
      </w:r>
    </w:p>
    <w:p w14:paraId="44BEA077" w14:textId="321D622A" w:rsidR="0075614F" w:rsidRPr="00F42E52" w:rsidRDefault="00F4320D" w:rsidP="00305419">
      <w:pPr>
        <w:spacing w:before="120" w:line="276" w:lineRule="auto"/>
        <w:jc w:val="both"/>
        <w:rPr>
          <w:rFonts w:eastAsia="Arial Unicode MS"/>
          <w:kern w:val="20"/>
        </w:rPr>
      </w:pPr>
      <w:r w:rsidRPr="00F42E52">
        <w:rPr>
          <w:rFonts w:eastAsia="Arial Unicode MS"/>
          <w:b/>
          <w:bCs/>
          <w:kern w:val="20"/>
          <w:u w:val="single"/>
        </w:rPr>
        <w:t>MIV</w:t>
      </w:r>
      <w:del w:id="936" w:author="Angèle Dilu Keti" w:date="2020-10-21T18:54:00Z">
        <w:r w:rsidR="00D71D0C" w:rsidRPr="00F42E52" w:rsidDel="00392DAB">
          <w:rPr>
            <w:rFonts w:eastAsia="Arial Unicode MS"/>
            <w:b/>
            <w:bCs/>
            <w:kern w:val="20"/>
            <w:u w:val="single"/>
          </w:rPr>
          <w:delText>01:</w:delText>
        </w:r>
      </w:del>
      <w:ins w:id="937" w:author="Angèle Dilu Keti" w:date="2020-10-21T18:54:00Z">
        <w:r w:rsidR="00392DAB" w:rsidRPr="00F42E52">
          <w:rPr>
            <w:rFonts w:eastAsia="Arial Unicode MS"/>
            <w:b/>
            <w:bCs/>
            <w:kern w:val="20"/>
            <w:u w:val="single"/>
          </w:rPr>
          <w:t>01 :</w:t>
        </w:r>
      </w:ins>
      <w:r w:rsidR="00D71D0C" w:rsidRPr="00F42E52">
        <w:rPr>
          <w:rFonts w:eastAsia="Arial Unicode MS"/>
          <w:kern w:val="20"/>
        </w:rPr>
        <w:t xml:space="preserve"> Demandez </w:t>
      </w:r>
      <w:r w:rsidR="0075614F" w:rsidRPr="00F42E52">
        <w:rPr>
          <w:rFonts w:eastAsia="Arial Unicode MS"/>
          <w:kern w:val="20"/>
        </w:rPr>
        <w:t xml:space="preserve">au répondant </w:t>
      </w:r>
      <w:r w:rsidR="00E866ED" w:rsidRPr="00F42E52">
        <w:rPr>
          <w:rFonts w:eastAsia="Arial Unicode MS"/>
          <w:kern w:val="20"/>
        </w:rPr>
        <w:t>si l’enfant vacciné</w:t>
      </w:r>
      <w:r w:rsidR="00D71D0C" w:rsidRPr="00F42E52">
        <w:rPr>
          <w:rFonts w:eastAsia="Arial Unicode MS"/>
          <w:kern w:val="20"/>
        </w:rPr>
        <w:t xml:space="preserve"> a eu à présenter des réactions ou manifestations indésirables après la vaccination. Ces réactions doivent être vraiment surven</w:t>
      </w:r>
      <w:r w:rsidR="0075614F" w:rsidRPr="00F42E52">
        <w:rPr>
          <w:rFonts w:eastAsia="Arial Unicode MS"/>
          <w:kern w:val="20"/>
        </w:rPr>
        <w:t xml:space="preserve">ues les heures ou jours ayant suivi immédiatement </w:t>
      </w:r>
      <w:r w:rsidR="00656561" w:rsidRPr="00F42E52">
        <w:rPr>
          <w:rFonts w:eastAsia="Arial Unicode MS"/>
          <w:kern w:val="20"/>
        </w:rPr>
        <w:t>la</w:t>
      </w:r>
      <w:r w:rsidR="0075614F" w:rsidRPr="00F42E52">
        <w:rPr>
          <w:rFonts w:eastAsia="Arial Unicode MS"/>
          <w:kern w:val="20"/>
        </w:rPr>
        <w:t xml:space="preserve"> date de</w:t>
      </w:r>
      <w:r w:rsidR="00656561" w:rsidRPr="00F42E52">
        <w:rPr>
          <w:rFonts w:eastAsia="Arial Unicode MS"/>
          <w:kern w:val="20"/>
        </w:rPr>
        <w:t xml:space="preserve"> vaccination</w:t>
      </w:r>
      <w:r w:rsidR="0075614F" w:rsidRPr="00F42E52">
        <w:rPr>
          <w:rFonts w:eastAsia="Arial Unicode MS"/>
          <w:kern w:val="20"/>
        </w:rPr>
        <w:t xml:space="preserve"> de l’enfant. I</w:t>
      </w:r>
      <w:r w:rsidR="00E866ED" w:rsidRPr="00F42E52">
        <w:rPr>
          <w:rFonts w:eastAsia="Arial Unicode MS"/>
          <w:kern w:val="20"/>
        </w:rPr>
        <w:t>nscrire dans la case de réponse</w:t>
      </w:r>
      <w:r w:rsidR="0075614F" w:rsidRPr="00F42E52">
        <w:rPr>
          <w:rFonts w:eastAsia="Arial Unicode MS"/>
          <w:kern w:val="20"/>
        </w:rPr>
        <w:t>,</w:t>
      </w:r>
      <w:r w:rsidR="00E866ED" w:rsidRPr="00F42E52">
        <w:rPr>
          <w:rFonts w:eastAsia="Arial Unicode MS"/>
          <w:kern w:val="20"/>
        </w:rPr>
        <w:t xml:space="preserve"> ‘1’ pour oui, ‘2’ pour non et ‘9’ pour « </w:t>
      </w:r>
      <w:del w:id="938" w:author="Angèle Dilu Ahuka" w:date="2019-06-18T21:47:00Z">
        <w:r w:rsidR="00E866ED" w:rsidRPr="00F42E52" w:rsidDel="00676E8B">
          <w:rPr>
            <w:rFonts w:eastAsia="Arial Unicode MS"/>
            <w:kern w:val="20"/>
          </w:rPr>
          <w:delText>NSP»</w:delText>
        </w:r>
      </w:del>
      <w:ins w:id="939" w:author="Angèle Dilu Ahuka" w:date="2019-06-18T21:47:00Z">
        <w:r w:rsidR="00676E8B" w:rsidRPr="00F42E52">
          <w:rPr>
            <w:rFonts w:eastAsia="Arial Unicode MS"/>
            <w:kern w:val="20"/>
          </w:rPr>
          <w:t>NSP »</w:t>
        </w:r>
      </w:ins>
      <w:r w:rsidR="00E866ED" w:rsidRPr="00F42E52">
        <w:rPr>
          <w:rFonts w:eastAsia="Arial Unicode MS"/>
          <w:kern w:val="20"/>
        </w:rPr>
        <w:t>.</w:t>
      </w:r>
      <w:r w:rsidR="0075614F" w:rsidRPr="00F42E52">
        <w:rPr>
          <w:rFonts w:eastAsia="Arial Unicode MS"/>
          <w:kern w:val="20"/>
        </w:rPr>
        <w:t xml:space="preserve"> </w:t>
      </w:r>
    </w:p>
    <w:p w14:paraId="601ED6EF" w14:textId="51708C89" w:rsidR="00923B41" w:rsidRPr="00923B41" w:rsidRDefault="004215E2" w:rsidP="00305419">
      <w:pPr>
        <w:spacing w:before="120" w:line="276" w:lineRule="auto"/>
        <w:jc w:val="both"/>
        <w:rPr>
          <w:rFonts w:eastAsia="Arial Unicode MS"/>
          <w:b/>
          <w:kern w:val="20"/>
        </w:rPr>
      </w:pPr>
      <w:ins w:id="940" w:author="Angèle Dilu Keti" w:date="2020-10-21T18:29:00Z">
        <w:r>
          <w:rPr>
            <w:rFonts w:eastAsia="Arial Unicode MS"/>
            <w:b/>
            <w:color w:val="FF0000"/>
            <w:kern w:val="20"/>
          </w:rPr>
          <w:t xml:space="preserve">NB. </w:t>
        </w:r>
      </w:ins>
      <w:r w:rsidR="00E866ED" w:rsidRPr="00923B41">
        <w:rPr>
          <w:rFonts w:eastAsia="Arial Unicode MS"/>
          <w:b/>
          <w:color w:val="FF0000"/>
          <w:kern w:val="20"/>
        </w:rPr>
        <w:t>Si la réponse est</w:t>
      </w:r>
      <w:r w:rsidR="00A03242" w:rsidRPr="00923B41">
        <w:rPr>
          <w:rFonts w:eastAsia="Arial Unicode MS"/>
          <w:b/>
          <w:color w:val="FF0000"/>
          <w:kern w:val="20"/>
        </w:rPr>
        <w:t xml:space="preserve"> </w:t>
      </w:r>
      <w:r w:rsidR="00923B41" w:rsidRPr="00923B41">
        <w:rPr>
          <w:rFonts w:eastAsia="Arial Unicode MS"/>
          <w:b/>
          <w:color w:val="FF0000"/>
          <w:kern w:val="20"/>
        </w:rPr>
        <w:t xml:space="preserve">‘2’ </w:t>
      </w:r>
      <w:del w:id="941" w:author="Angèle Dilu Ahuka" w:date="2019-06-18T21:14:00Z">
        <w:r w:rsidR="00923B41" w:rsidRPr="00923B41" w:rsidDel="008860AF">
          <w:rPr>
            <w:rFonts w:eastAsia="Arial Unicode MS"/>
            <w:b/>
            <w:color w:val="FF0000"/>
            <w:kern w:val="20"/>
          </w:rPr>
          <w:delText xml:space="preserve"> </w:delText>
        </w:r>
      </w:del>
      <w:r w:rsidR="00923B41" w:rsidRPr="00923B41">
        <w:rPr>
          <w:rFonts w:eastAsia="Arial Unicode MS"/>
          <w:b/>
          <w:color w:val="FF0000"/>
          <w:kern w:val="20"/>
        </w:rPr>
        <w:t>(non) ou ‘9’ (NSP),</w:t>
      </w:r>
      <w:r w:rsidR="0075614F" w:rsidRPr="00923B41">
        <w:rPr>
          <w:rFonts w:eastAsia="Arial Unicode MS"/>
          <w:b/>
          <w:color w:val="FF0000"/>
          <w:kern w:val="20"/>
        </w:rPr>
        <w:t xml:space="preserve"> c’est la fin de</w:t>
      </w:r>
      <w:r w:rsidR="00A03242" w:rsidRPr="00923B41">
        <w:rPr>
          <w:rFonts w:eastAsia="Arial Unicode MS"/>
          <w:b/>
          <w:color w:val="FF0000"/>
          <w:kern w:val="20"/>
        </w:rPr>
        <w:t xml:space="preserve"> l’entretien</w:t>
      </w:r>
      <w:r w:rsidR="0075614F" w:rsidRPr="00923B41">
        <w:rPr>
          <w:rFonts w:eastAsia="Arial Unicode MS"/>
          <w:b/>
          <w:color w:val="FF0000"/>
          <w:kern w:val="20"/>
        </w:rPr>
        <w:t xml:space="preserve"> sur cet enfant</w:t>
      </w:r>
      <w:r w:rsidR="0075614F" w:rsidRPr="00923B41">
        <w:rPr>
          <w:rFonts w:eastAsia="Arial Unicode MS"/>
          <w:b/>
          <w:kern w:val="20"/>
        </w:rPr>
        <w:t xml:space="preserve">. </w:t>
      </w:r>
    </w:p>
    <w:p w14:paraId="1A2889A2" w14:textId="77777777" w:rsidR="00D71D0C" w:rsidRPr="00923B41" w:rsidRDefault="0075614F" w:rsidP="00305419">
      <w:pPr>
        <w:spacing w:before="120" w:line="276" w:lineRule="auto"/>
        <w:jc w:val="both"/>
        <w:rPr>
          <w:rFonts w:eastAsia="Arial Unicode MS"/>
          <w:i/>
          <w:color w:val="FF0000"/>
          <w:kern w:val="20"/>
        </w:rPr>
      </w:pPr>
      <w:r w:rsidRPr="00923B41">
        <w:rPr>
          <w:rFonts w:eastAsia="Arial Unicode MS"/>
          <w:i/>
          <w:color w:val="FF0000"/>
          <w:kern w:val="20"/>
        </w:rPr>
        <w:t xml:space="preserve">S’il y a un autre </w:t>
      </w:r>
      <w:r w:rsidR="00923B41" w:rsidRPr="00923B41">
        <w:rPr>
          <w:rFonts w:eastAsia="Arial Unicode MS"/>
          <w:i/>
          <w:color w:val="FF0000"/>
          <w:kern w:val="20"/>
        </w:rPr>
        <w:t xml:space="preserve">enfant </w:t>
      </w:r>
      <w:r w:rsidRPr="00923B41">
        <w:rPr>
          <w:rFonts w:eastAsia="Arial Unicode MS"/>
          <w:i/>
          <w:color w:val="FF0000"/>
          <w:kern w:val="20"/>
        </w:rPr>
        <w:t>remplissant les critère</w:t>
      </w:r>
      <w:r w:rsidR="00923B41" w:rsidRPr="00923B41">
        <w:rPr>
          <w:rFonts w:eastAsia="Arial Unicode MS"/>
          <w:i/>
          <w:color w:val="FF0000"/>
          <w:kern w:val="20"/>
        </w:rPr>
        <w:t>s</w:t>
      </w:r>
      <w:r w:rsidRPr="00923B41">
        <w:rPr>
          <w:rFonts w:eastAsia="Arial Unicode MS"/>
          <w:i/>
          <w:color w:val="FF0000"/>
          <w:kern w:val="20"/>
        </w:rPr>
        <w:t xml:space="preserve"> dans le ménage, repr</w:t>
      </w:r>
      <w:r w:rsidR="00923B41">
        <w:rPr>
          <w:rFonts w:eastAsia="Arial Unicode MS"/>
          <w:i/>
          <w:color w:val="FF0000"/>
          <w:kern w:val="20"/>
        </w:rPr>
        <w:t>endre les mêmes étapes pour lui. S</w:t>
      </w:r>
      <w:r w:rsidRPr="00923B41">
        <w:rPr>
          <w:rFonts w:eastAsia="Arial Unicode MS"/>
          <w:i/>
          <w:color w:val="FF0000"/>
          <w:kern w:val="20"/>
        </w:rPr>
        <w:t>i non,</w:t>
      </w:r>
      <w:r w:rsidR="00A03242" w:rsidRPr="00923B41">
        <w:rPr>
          <w:rFonts w:eastAsia="Arial Unicode MS"/>
          <w:i/>
          <w:color w:val="FF0000"/>
          <w:kern w:val="20"/>
        </w:rPr>
        <w:t xml:space="preserve"> remercier l</w:t>
      </w:r>
      <w:r w:rsidRPr="00923B41">
        <w:rPr>
          <w:rFonts w:eastAsia="Arial Unicode MS"/>
          <w:i/>
          <w:color w:val="FF0000"/>
          <w:kern w:val="20"/>
        </w:rPr>
        <w:t xml:space="preserve">e répondant pour sa collaboration, </w:t>
      </w:r>
      <w:r w:rsidR="00923B41">
        <w:rPr>
          <w:rFonts w:eastAsia="Arial Unicode MS"/>
          <w:i/>
          <w:color w:val="FF0000"/>
          <w:kern w:val="20"/>
        </w:rPr>
        <w:t xml:space="preserve">le </w:t>
      </w:r>
      <w:r w:rsidRPr="00923B41">
        <w:rPr>
          <w:rFonts w:eastAsia="Arial Unicode MS"/>
          <w:i/>
          <w:color w:val="FF0000"/>
          <w:kern w:val="20"/>
        </w:rPr>
        <w:t>fé</w:t>
      </w:r>
      <w:r w:rsidR="00D56031" w:rsidRPr="00923B41">
        <w:rPr>
          <w:rFonts w:eastAsia="Arial Unicode MS"/>
          <w:i/>
          <w:color w:val="FF0000"/>
          <w:kern w:val="20"/>
        </w:rPr>
        <w:t>lici</w:t>
      </w:r>
      <w:r w:rsidRPr="00923B41">
        <w:rPr>
          <w:rFonts w:eastAsia="Arial Unicode MS"/>
          <w:i/>
          <w:color w:val="FF0000"/>
          <w:kern w:val="20"/>
        </w:rPr>
        <w:t xml:space="preserve">ter pour les bonnes pratiques et </w:t>
      </w:r>
      <w:r w:rsidR="00923B41">
        <w:rPr>
          <w:rFonts w:eastAsia="Arial Unicode MS"/>
          <w:i/>
          <w:color w:val="FF0000"/>
          <w:kern w:val="20"/>
        </w:rPr>
        <w:t>l’</w:t>
      </w:r>
      <w:r w:rsidRPr="00923B41">
        <w:rPr>
          <w:rFonts w:eastAsia="Arial Unicode MS"/>
          <w:i/>
          <w:color w:val="FF0000"/>
          <w:kern w:val="20"/>
        </w:rPr>
        <w:t xml:space="preserve">encourager </w:t>
      </w:r>
      <w:r w:rsidR="00D56031" w:rsidRPr="00923B41">
        <w:rPr>
          <w:rFonts w:eastAsia="Arial Unicode MS"/>
          <w:i/>
          <w:color w:val="FF0000"/>
          <w:kern w:val="20"/>
        </w:rPr>
        <w:t>à faire vacciner</w:t>
      </w:r>
      <w:r w:rsidR="00A03242" w:rsidRPr="00923B41">
        <w:rPr>
          <w:rFonts w:eastAsia="Arial Unicode MS"/>
          <w:i/>
          <w:color w:val="FF0000"/>
          <w:kern w:val="20"/>
        </w:rPr>
        <w:t>.</w:t>
      </w:r>
    </w:p>
    <w:p w14:paraId="2034DA87" w14:textId="3E8402EC" w:rsidR="00A03242" w:rsidRPr="00F42E52" w:rsidRDefault="00A03242" w:rsidP="00305419">
      <w:pPr>
        <w:spacing w:before="120" w:line="276" w:lineRule="auto"/>
        <w:jc w:val="both"/>
        <w:rPr>
          <w:rFonts w:eastAsia="Arial Unicode MS"/>
          <w:kern w:val="20"/>
        </w:rPr>
      </w:pPr>
      <w:r w:rsidRPr="00F42E52">
        <w:rPr>
          <w:rFonts w:eastAsia="Arial Unicode MS"/>
          <w:b/>
          <w:bCs/>
          <w:kern w:val="20"/>
          <w:u w:val="single"/>
        </w:rPr>
        <w:lastRenderedPageBreak/>
        <w:t>MIV</w:t>
      </w:r>
      <w:del w:id="942" w:author="Angèle Dilu Keti" w:date="2020-10-21T18:54:00Z">
        <w:r w:rsidRPr="00F42E52" w:rsidDel="00392DAB">
          <w:rPr>
            <w:rFonts w:eastAsia="Arial Unicode MS"/>
            <w:b/>
            <w:bCs/>
            <w:kern w:val="20"/>
            <w:u w:val="single"/>
          </w:rPr>
          <w:delText>02</w:delText>
        </w:r>
        <w:r w:rsidRPr="00F42E52" w:rsidDel="00392DAB">
          <w:rPr>
            <w:rFonts w:eastAsia="Arial Unicode MS"/>
            <w:b/>
            <w:bCs/>
            <w:kern w:val="20"/>
          </w:rPr>
          <w:delText>:</w:delText>
        </w:r>
      </w:del>
      <w:ins w:id="943" w:author="Angèle Dilu Keti" w:date="2020-10-21T18:54:00Z">
        <w:r w:rsidR="00392DAB" w:rsidRPr="00F42E52">
          <w:rPr>
            <w:rFonts w:eastAsia="Arial Unicode MS"/>
            <w:b/>
            <w:bCs/>
            <w:kern w:val="20"/>
            <w:u w:val="single"/>
          </w:rPr>
          <w:t>02</w:t>
        </w:r>
        <w:r w:rsidR="00392DAB" w:rsidRPr="00F42E52">
          <w:rPr>
            <w:rFonts w:eastAsia="Arial Unicode MS"/>
            <w:b/>
            <w:bCs/>
            <w:kern w:val="20"/>
          </w:rPr>
          <w:t xml:space="preserve"> :</w:t>
        </w:r>
      </w:ins>
      <w:r w:rsidR="00D56031" w:rsidRPr="00F42E52">
        <w:rPr>
          <w:rFonts w:eastAsia="Arial Unicode MS"/>
          <w:b/>
          <w:bCs/>
          <w:kern w:val="20"/>
        </w:rPr>
        <w:t xml:space="preserve"> </w:t>
      </w:r>
      <w:r w:rsidRPr="00F42E52">
        <w:rPr>
          <w:rFonts w:eastAsia="Arial Unicode MS"/>
          <w:kern w:val="20"/>
        </w:rPr>
        <w:t>Au cas où la réponse à la question précédente est OUI</w:t>
      </w:r>
      <w:r w:rsidR="00DF0938">
        <w:rPr>
          <w:rFonts w:eastAsia="Arial Unicode MS"/>
          <w:kern w:val="20"/>
        </w:rPr>
        <w:t xml:space="preserve"> (MIV01=1)</w:t>
      </w:r>
      <w:r w:rsidRPr="00F42E52">
        <w:rPr>
          <w:rFonts w:eastAsia="Arial Unicode MS"/>
          <w:kern w:val="20"/>
        </w:rPr>
        <w:t xml:space="preserve">, </w:t>
      </w:r>
      <w:r w:rsidR="000B13BC" w:rsidRPr="00F42E52">
        <w:rPr>
          <w:rFonts w:eastAsia="Arial Unicode MS"/>
          <w:kern w:val="20"/>
        </w:rPr>
        <w:t>demander</w:t>
      </w:r>
      <w:r w:rsidRPr="00F42E52">
        <w:rPr>
          <w:rFonts w:eastAsia="Arial Unicode MS"/>
          <w:kern w:val="20"/>
        </w:rPr>
        <w:t xml:space="preserve"> les </w:t>
      </w:r>
      <w:r w:rsidR="000B13BC" w:rsidRPr="00F42E52">
        <w:rPr>
          <w:rFonts w:eastAsia="Arial Unicode MS"/>
          <w:kern w:val="20"/>
        </w:rPr>
        <w:t>signes (ou symptômes) ou réactions que l’enfant a eu à présenter</w:t>
      </w:r>
      <w:r w:rsidRPr="00F42E52">
        <w:rPr>
          <w:rFonts w:eastAsia="Arial Unicode MS"/>
          <w:kern w:val="20"/>
        </w:rPr>
        <w:t xml:space="preserve">. Il </w:t>
      </w:r>
      <w:r w:rsidR="000B13BC" w:rsidRPr="00F42E52">
        <w:rPr>
          <w:rFonts w:eastAsia="Arial Unicode MS"/>
          <w:kern w:val="20"/>
        </w:rPr>
        <w:t xml:space="preserve">peut </w:t>
      </w:r>
      <w:r w:rsidRPr="00F42E52">
        <w:rPr>
          <w:rFonts w:eastAsia="Arial Unicode MS"/>
          <w:kern w:val="20"/>
        </w:rPr>
        <w:t>s’agi</w:t>
      </w:r>
      <w:r w:rsidR="000B13BC" w:rsidRPr="00F42E52">
        <w:rPr>
          <w:rFonts w:eastAsia="Arial Unicode MS"/>
          <w:kern w:val="20"/>
        </w:rPr>
        <w:t>r</w:t>
      </w:r>
      <w:r w:rsidRPr="00F42E52">
        <w:rPr>
          <w:rFonts w:eastAsia="Arial Unicode MS"/>
          <w:kern w:val="20"/>
        </w:rPr>
        <w:t xml:space="preserve"> de symptômes comme la fièvre (corps chaud), le prurit (démangeaison</w:t>
      </w:r>
      <w:r w:rsidR="004469B8" w:rsidRPr="00F42E52">
        <w:rPr>
          <w:rFonts w:eastAsia="Arial Unicode MS"/>
          <w:kern w:val="20"/>
        </w:rPr>
        <w:t>),</w:t>
      </w:r>
      <w:r w:rsidRPr="00F42E52">
        <w:rPr>
          <w:rFonts w:eastAsia="Arial Unicode MS"/>
          <w:kern w:val="20"/>
        </w:rPr>
        <w:t xml:space="preserve"> les éruptions cutanées, </w:t>
      </w:r>
      <w:del w:id="944" w:author="Angèle Dilu Ahuka" w:date="2019-06-18T21:14:00Z">
        <w:r w:rsidRPr="00F42E52" w:rsidDel="008860AF">
          <w:rPr>
            <w:rFonts w:eastAsia="Arial Unicode MS"/>
            <w:kern w:val="20"/>
          </w:rPr>
          <w:delText xml:space="preserve"> </w:delText>
        </w:r>
      </w:del>
      <w:r w:rsidRPr="00F42E52">
        <w:rPr>
          <w:rFonts w:eastAsia="Arial Unicode MS"/>
          <w:kern w:val="20"/>
        </w:rPr>
        <w:t>la douleur au point d’injection (mal à l’endroit de piqûre)</w:t>
      </w:r>
      <w:r w:rsidR="004469B8" w:rsidRPr="00F42E52">
        <w:rPr>
          <w:rFonts w:eastAsia="Arial Unicode MS"/>
          <w:kern w:val="20"/>
        </w:rPr>
        <w:t>, ou</w:t>
      </w:r>
      <w:del w:id="945" w:author="Angèle Dilu Ahuka" w:date="2019-06-18T21:14:00Z">
        <w:r w:rsidR="004469B8" w:rsidRPr="00F42E52" w:rsidDel="008860AF">
          <w:rPr>
            <w:rFonts w:eastAsia="Arial Unicode MS"/>
            <w:kern w:val="20"/>
          </w:rPr>
          <w:delText xml:space="preserve"> </w:delText>
        </w:r>
      </w:del>
      <w:r w:rsidRPr="00F42E52">
        <w:rPr>
          <w:rFonts w:eastAsia="Arial Unicode MS"/>
          <w:kern w:val="20"/>
        </w:rPr>
        <w:t xml:space="preserve"> le troubles de la conscience (perte de connaissance, vertige, propos désordonnés), la convulsio</w:t>
      </w:r>
      <w:ins w:id="946" w:author="Angèle Dilu Ahuka" w:date="2019-06-18T21:15:00Z">
        <w:r w:rsidR="007D5DEF">
          <w:rPr>
            <w:rFonts w:eastAsia="Arial Unicode MS"/>
            <w:kern w:val="20"/>
          </w:rPr>
          <w:t>n.</w:t>
        </w:r>
      </w:ins>
      <w:del w:id="947" w:author="Angèle Dilu Ahuka" w:date="2019-06-18T21:15:00Z">
        <w:r w:rsidRPr="00F42E52" w:rsidDel="007D5DEF">
          <w:rPr>
            <w:rFonts w:eastAsia="Arial Unicode MS"/>
            <w:kern w:val="20"/>
          </w:rPr>
          <w:delText>n</w:delText>
        </w:r>
        <w:r w:rsidR="004469B8" w:rsidRPr="00F42E52" w:rsidDel="007D5DEF">
          <w:rPr>
            <w:rFonts w:eastAsia="Arial Unicode MS"/>
            <w:kern w:val="20"/>
          </w:rPr>
          <w:delText>…</w:delText>
        </w:r>
        <w:r w:rsidRPr="00F42E52" w:rsidDel="007D5DEF">
          <w:rPr>
            <w:rFonts w:eastAsia="Arial Unicode MS"/>
            <w:kern w:val="20"/>
          </w:rPr>
          <w:delText>.</w:delText>
        </w:r>
      </w:del>
      <w:r w:rsidR="000B13BC" w:rsidRPr="00F42E52">
        <w:rPr>
          <w:rFonts w:eastAsia="Arial Unicode MS"/>
          <w:kern w:val="20"/>
        </w:rPr>
        <w:t xml:space="preserve"> Si le répondant donne plus d’un symptôme, recueillir les deux qu’il juge plus importants et inscrire les codes y relatifs dans les cases (|__| signes).</w:t>
      </w:r>
    </w:p>
    <w:p w14:paraId="26B03C3E" w14:textId="07A192F1" w:rsidR="000B13BC" w:rsidRPr="004215E2" w:rsidRDefault="000B13BC" w:rsidP="00305419">
      <w:pPr>
        <w:spacing w:before="120" w:line="276" w:lineRule="auto"/>
        <w:jc w:val="both"/>
        <w:rPr>
          <w:rFonts w:eastAsia="Arial Unicode MS"/>
          <w:b/>
          <w:bCs/>
          <w:i/>
          <w:iCs/>
          <w:kern w:val="20"/>
          <w:u w:val="single"/>
          <w:rPrChange w:id="948" w:author="Angèle Dilu Keti" w:date="2020-10-21T18:30:00Z">
            <w:rPr>
              <w:rFonts w:eastAsia="Arial Unicode MS"/>
              <w:b/>
              <w:bCs/>
              <w:kern w:val="20"/>
              <w:u w:val="single"/>
            </w:rPr>
          </w:rPrChange>
        </w:rPr>
      </w:pPr>
      <w:r w:rsidRPr="004215E2">
        <w:rPr>
          <w:rFonts w:eastAsia="Arial Unicode MS"/>
          <w:b/>
          <w:i/>
          <w:iCs/>
          <w:kern w:val="20"/>
          <w:rPrChange w:id="949" w:author="Angèle Dilu Keti" w:date="2020-10-21T18:30:00Z">
            <w:rPr>
              <w:rFonts w:eastAsia="Arial Unicode MS"/>
              <w:kern w:val="20"/>
            </w:rPr>
          </w:rPrChange>
        </w:rPr>
        <w:t>Ne pas suggérer les</w:t>
      </w:r>
      <w:ins w:id="950" w:author="Angèle Dilu Keti" w:date="2020-10-21T18:30:00Z">
        <w:r w:rsidR="004215E2">
          <w:rPr>
            <w:rFonts w:eastAsia="Arial Unicode MS"/>
            <w:b/>
            <w:i/>
            <w:iCs/>
            <w:kern w:val="20"/>
          </w:rPr>
          <w:t xml:space="preserve"> réponses</w:t>
        </w:r>
      </w:ins>
      <w:r w:rsidRPr="004215E2">
        <w:rPr>
          <w:rFonts w:eastAsia="Arial Unicode MS"/>
          <w:b/>
          <w:i/>
          <w:iCs/>
          <w:kern w:val="20"/>
          <w:rPrChange w:id="951" w:author="Angèle Dilu Keti" w:date="2020-10-21T18:30:00Z">
            <w:rPr>
              <w:rFonts w:eastAsia="Arial Unicode MS"/>
              <w:kern w:val="20"/>
            </w:rPr>
          </w:rPrChange>
        </w:rPr>
        <w:t xml:space="preserve"> </w:t>
      </w:r>
      <w:ins w:id="952" w:author="Angèle Dilu Keti" w:date="2020-10-21T18:30:00Z">
        <w:r w:rsidR="004215E2">
          <w:rPr>
            <w:rFonts w:eastAsia="Arial Unicode MS"/>
            <w:b/>
            <w:i/>
            <w:iCs/>
            <w:kern w:val="20"/>
          </w:rPr>
          <w:t>(</w:t>
        </w:r>
      </w:ins>
      <w:r w:rsidRPr="004215E2">
        <w:rPr>
          <w:rFonts w:eastAsia="Arial Unicode MS"/>
          <w:b/>
          <w:i/>
          <w:iCs/>
          <w:kern w:val="20"/>
          <w:rPrChange w:id="953" w:author="Angèle Dilu Keti" w:date="2020-10-21T18:30:00Z">
            <w:rPr>
              <w:rFonts w:eastAsia="Arial Unicode MS"/>
              <w:kern w:val="20"/>
            </w:rPr>
          </w:rPrChange>
        </w:rPr>
        <w:t>symptômes</w:t>
      </w:r>
      <w:ins w:id="954" w:author="Angèle Dilu Keti" w:date="2020-10-21T18:30:00Z">
        <w:r w:rsidR="004215E2">
          <w:rPr>
            <w:rFonts w:eastAsia="Arial Unicode MS"/>
            <w:b/>
            <w:i/>
            <w:iCs/>
            <w:kern w:val="20"/>
          </w:rPr>
          <w:t>)</w:t>
        </w:r>
      </w:ins>
      <w:r w:rsidRPr="004215E2">
        <w:rPr>
          <w:rFonts w:eastAsia="Arial Unicode MS"/>
          <w:i/>
          <w:iCs/>
          <w:kern w:val="20"/>
          <w:rPrChange w:id="955" w:author="Angèle Dilu Keti" w:date="2020-10-21T18:30:00Z">
            <w:rPr>
              <w:rFonts w:eastAsia="Arial Unicode MS"/>
              <w:kern w:val="20"/>
            </w:rPr>
          </w:rPrChange>
        </w:rPr>
        <w:t> ; aider le répondant à les citer ou les présenter pour faciliter le recueil ou formulation de la réponse.</w:t>
      </w:r>
    </w:p>
    <w:p w14:paraId="5203F023" w14:textId="77777777" w:rsidR="004469B8" w:rsidRPr="00F42E52" w:rsidRDefault="00A03242" w:rsidP="00305419">
      <w:pPr>
        <w:spacing w:before="120" w:line="276" w:lineRule="auto"/>
        <w:jc w:val="both"/>
        <w:rPr>
          <w:rFonts w:eastAsia="Arial Unicode MS"/>
          <w:kern w:val="20"/>
        </w:rPr>
      </w:pPr>
      <w:r w:rsidRPr="00F42E52">
        <w:rPr>
          <w:rFonts w:eastAsia="Arial Unicode MS"/>
          <w:b/>
          <w:bCs/>
          <w:kern w:val="20"/>
          <w:u w:val="single"/>
        </w:rPr>
        <w:t>MIV</w:t>
      </w:r>
      <w:r w:rsidR="004469B8" w:rsidRPr="00F42E52">
        <w:rPr>
          <w:rFonts w:eastAsia="Arial Unicode MS"/>
          <w:b/>
          <w:bCs/>
          <w:kern w:val="20"/>
          <w:u w:val="single"/>
        </w:rPr>
        <w:t>03</w:t>
      </w:r>
      <w:r w:rsidR="004469B8" w:rsidRPr="00F42E52">
        <w:rPr>
          <w:rFonts w:eastAsia="Arial Unicode MS"/>
          <w:b/>
          <w:bCs/>
          <w:kern w:val="20"/>
        </w:rPr>
        <w:t xml:space="preserve"> : </w:t>
      </w:r>
      <w:r w:rsidR="004469B8" w:rsidRPr="00F42E52">
        <w:rPr>
          <w:rFonts w:eastAsia="Arial Unicode MS"/>
          <w:kern w:val="20"/>
        </w:rPr>
        <w:t>Au cas où la réponse à la question précédente est affir</w:t>
      </w:r>
      <w:r w:rsidR="003405E2" w:rsidRPr="00F42E52">
        <w:rPr>
          <w:rFonts w:eastAsia="Arial Unicode MS"/>
          <w:kern w:val="20"/>
        </w:rPr>
        <w:t xml:space="preserve">mative (MIV01=1), demander au répondant </w:t>
      </w:r>
      <w:r w:rsidR="004469B8" w:rsidRPr="00F42E52">
        <w:rPr>
          <w:rFonts w:eastAsia="Arial Unicode MS"/>
          <w:kern w:val="20"/>
        </w:rPr>
        <w:t xml:space="preserve">l’attitude qu’il a </w:t>
      </w:r>
      <w:r w:rsidR="003405E2" w:rsidRPr="00F42E52">
        <w:rPr>
          <w:rFonts w:eastAsia="Arial Unicode MS"/>
          <w:kern w:val="20"/>
        </w:rPr>
        <w:t>adopté face à ce(s) symptôme(s)</w:t>
      </w:r>
      <w:r w:rsidR="004469B8" w:rsidRPr="00F42E52">
        <w:rPr>
          <w:rFonts w:eastAsia="Arial Unicode MS"/>
          <w:kern w:val="20"/>
        </w:rPr>
        <w:t xml:space="preserve">, ou </w:t>
      </w:r>
      <w:r w:rsidR="003405E2" w:rsidRPr="00F42E52">
        <w:rPr>
          <w:rFonts w:eastAsia="Arial Unicode MS"/>
          <w:kern w:val="20"/>
        </w:rPr>
        <w:t xml:space="preserve">comment l’enfant a été </w:t>
      </w:r>
      <w:r w:rsidR="004469B8" w:rsidRPr="00F42E52">
        <w:rPr>
          <w:rFonts w:eastAsia="Arial Unicode MS"/>
          <w:kern w:val="20"/>
        </w:rPr>
        <w:t>pris</w:t>
      </w:r>
      <w:r w:rsidR="003405E2" w:rsidRPr="00F42E52">
        <w:rPr>
          <w:rFonts w:eastAsia="Arial Unicode MS"/>
          <w:kern w:val="20"/>
        </w:rPr>
        <w:t xml:space="preserve"> en</w:t>
      </w:r>
      <w:r w:rsidR="004469B8" w:rsidRPr="00F42E52">
        <w:rPr>
          <w:rFonts w:eastAsia="Arial Unicode MS"/>
          <w:kern w:val="20"/>
        </w:rPr>
        <w:t xml:space="preserve"> charge</w:t>
      </w:r>
      <w:r w:rsidR="003405E2" w:rsidRPr="00F42E52">
        <w:rPr>
          <w:rFonts w:eastAsia="Arial Unicode MS"/>
          <w:kern w:val="20"/>
        </w:rPr>
        <w:t xml:space="preserve"> après la survenue de ce(s) symptôme(s)</w:t>
      </w:r>
      <w:r w:rsidR="004469B8" w:rsidRPr="00F42E52">
        <w:rPr>
          <w:rFonts w:eastAsia="Arial Unicode MS"/>
          <w:kern w:val="20"/>
        </w:rPr>
        <w:t xml:space="preserve">. </w:t>
      </w:r>
      <w:r w:rsidR="003405E2" w:rsidRPr="00F42E52">
        <w:rPr>
          <w:rFonts w:eastAsia="Arial Unicode MS"/>
          <w:kern w:val="20"/>
        </w:rPr>
        <w:t>Mentionner le code correspondant à la réponse dans la case. Ces codes sont présentés avec des propositions de réponses sur le questionnaire.</w:t>
      </w:r>
    </w:p>
    <w:p w14:paraId="7C2051D7" w14:textId="77777777" w:rsidR="00B56DED" w:rsidRDefault="004469B8" w:rsidP="00305419">
      <w:pPr>
        <w:spacing w:before="120" w:line="276" w:lineRule="auto"/>
        <w:jc w:val="both"/>
        <w:rPr>
          <w:rFonts w:eastAsia="Arial Unicode MS"/>
          <w:color w:val="548DD4" w:themeColor="text2" w:themeTint="99"/>
          <w:kern w:val="20"/>
        </w:rPr>
      </w:pPr>
      <w:r w:rsidRPr="00DF0938">
        <w:rPr>
          <w:rFonts w:eastAsia="Arial Unicode MS"/>
          <w:color w:val="548DD4" w:themeColor="text2" w:themeTint="99"/>
          <w:kern w:val="20"/>
        </w:rPr>
        <w:t xml:space="preserve">Si </w:t>
      </w:r>
      <w:r w:rsidR="003405E2" w:rsidRPr="00DF0938">
        <w:rPr>
          <w:rFonts w:eastAsia="Arial Unicode MS"/>
          <w:color w:val="548DD4" w:themeColor="text2" w:themeTint="99"/>
          <w:kern w:val="20"/>
        </w:rPr>
        <w:t>l’enfant n’a pas été conduit dans</w:t>
      </w:r>
      <w:r w:rsidRPr="00DF0938">
        <w:rPr>
          <w:rFonts w:eastAsia="Arial Unicode MS"/>
          <w:color w:val="548DD4" w:themeColor="text2" w:themeTint="99"/>
          <w:kern w:val="20"/>
        </w:rPr>
        <w:t xml:space="preserve"> une structure hospitalière (c'est-à-dire MIV03</w:t>
      </w:r>
      <w:r w:rsidR="00B56DED" w:rsidRPr="00DF0938">
        <w:rPr>
          <w:rFonts w:eastAsia="Arial Unicode MS"/>
          <w:color w:val="548DD4" w:themeColor="text2" w:themeTint="99"/>
          <w:kern w:val="20"/>
        </w:rPr>
        <w:t>≠</w:t>
      </w:r>
      <w:r w:rsidRPr="00DF0938">
        <w:rPr>
          <w:rFonts w:eastAsia="Arial Unicode MS"/>
          <w:color w:val="548DD4" w:themeColor="text2" w:themeTint="99"/>
          <w:kern w:val="20"/>
        </w:rPr>
        <w:t>1), aller à MIV</w:t>
      </w:r>
      <w:r w:rsidR="00662190" w:rsidRPr="00DF0938">
        <w:rPr>
          <w:rFonts w:eastAsia="Arial Unicode MS"/>
          <w:color w:val="548DD4" w:themeColor="text2" w:themeTint="99"/>
          <w:kern w:val="20"/>
        </w:rPr>
        <w:t>0</w:t>
      </w:r>
      <w:r w:rsidR="00B56DED">
        <w:rPr>
          <w:rFonts w:eastAsia="Arial Unicode MS"/>
          <w:color w:val="548DD4" w:themeColor="text2" w:themeTint="99"/>
          <w:kern w:val="20"/>
        </w:rPr>
        <w:t>4</w:t>
      </w:r>
      <w:r w:rsidR="00662190" w:rsidRPr="00DF0938">
        <w:rPr>
          <w:rFonts w:eastAsia="Arial Unicode MS"/>
          <w:color w:val="548DD4" w:themeColor="text2" w:themeTint="99"/>
          <w:kern w:val="20"/>
        </w:rPr>
        <w:t xml:space="preserve"> ; </w:t>
      </w:r>
      <w:del w:id="956" w:author="Angèle Dilu Ahuka" w:date="2019-06-18T21:15:00Z">
        <w:r w:rsidR="00662190" w:rsidRPr="00DF0938" w:rsidDel="007D5DEF">
          <w:rPr>
            <w:rFonts w:eastAsia="Arial Unicode MS"/>
            <w:color w:val="548DD4" w:themeColor="text2" w:themeTint="99"/>
            <w:kern w:val="20"/>
          </w:rPr>
          <w:delText xml:space="preserve"> </w:delText>
        </w:r>
      </w:del>
    </w:p>
    <w:p w14:paraId="7EF0B138" w14:textId="77777777" w:rsidR="004469B8" w:rsidRPr="00DF0938" w:rsidRDefault="00B56DED" w:rsidP="00305419">
      <w:pPr>
        <w:spacing w:before="120" w:line="276" w:lineRule="auto"/>
        <w:jc w:val="both"/>
        <w:rPr>
          <w:rFonts w:eastAsia="Arial Unicode MS"/>
          <w:color w:val="548DD4" w:themeColor="text2" w:themeTint="99"/>
          <w:kern w:val="20"/>
        </w:rPr>
      </w:pPr>
      <w:r>
        <w:rPr>
          <w:rFonts w:eastAsia="Arial Unicode MS"/>
          <w:color w:val="548DD4" w:themeColor="text2" w:themeTint="99"/>
          <w:kern w:val="20"/>
        </w:rPr>
        <w:t xml:space="preserve">Si l’enfant a été conduit dans une structure hospitalière </w:t>
      </w:r>
      <w:r w:rsidRPr="00DF0938">
        <w:rPr>
          <w:rFonts w:eastAsia="Arial Unicode MS"/>
          <w:color w:val="548DD4" w:themeColor="text2" w:themeTint="99"/>
          <w:kern w:val="20"/>
        </w:rPr>
        <w:t>(c'est-à-dire MIV03</w:t>
      </w:r>
      <w:r>
        <w:rPr>
          <w:rFonts w:eastAsia="Arial Unicode MS"/>
          <w:color w:val="548DD4" w:themeColor="text2" w:themeTint="99"/>
          <w:kern w:val="20"/>
        </w:rPr>
        <w:t>=</w:t>
      </w:r>
      <w:r w:rsidRPr="00DF0938">
        <w:rPr>
          <w:rFonts w:eastAsia="Arial Unicode MS"/>
          <w:color w:val="548DD4" w:themeColor="text2" w:themeTint="99"/>
          <w:kern w:val="20"/>
        </w:rPr>
        <w:t>1)</w:t>
      </w:r>
      <w:r>
        <w:rPr>
          <w:rFonts w:eastAsia="Arial Unicode MS"/>
          <w:color w:val="548DD4" w:themeColor="text2" w:themeTint="99"/>
          <w:kern w:val="20"/>
        </w:rPr>
        <w:t xml:space="preserve">, </w:t>
      </w:r>
      <w:r w:rsidR="004469B8" w:rsidRPr="00DF0938">
        <w:rPr>
          <w:rFonts w:eastAsia="Arial Unicode MS"/>
          <w:color w:val="548DD4" w:themeColor="text2" w:themeTint="99"/>
          <w:kern w:val="20"/>
        </w:rPr>
        <w:t xml:space="preserve">aller à </w:t>
      </w:r>
      <w:r w:rsidR="003405E2" w:rsidRPr="00DF0938">
        <w:rPr>
          <w:rFonts w:eastAsia="Arial Unicode MS"/>
          <w:color w:val="548DD4" w:themeColor="text2" w:themeTint="99"/>
          <w:kern w:val="20"/>
        </w:rPr>
        <w:t>MIV</w:t>
      </w:r>
      <w:r w:rsidR="004469B8" w:rsidRPr="00DF0938">
        <w:rPr>
          <w:rFonts w:eastAsia="Arial Unicode MS"/>
          <w:color w:val="548DD4" w:themeColor="text2" w:themeTint="99"/>
          <w:kern w:val="20"/>
        </w:rPr>
        <w:t>0</w:t>
      </w:r>
      <w:r>
        <w:rPr>
          <w:rFonts w:eastAsia="Arial Unicode MS"/>
          <w:color w:val="548DD4" w:themeColor="text2" w:themeTint="99"/>
          <w:kern w:val="20"/>
        </w:rPr>
        <w:t>5</w:t>
      </w:r>
      <w:r w:rsidR="004469B8" w:rsidRPr="00DF0938">
        <w:rPr>
          <w:rFonts w:eastAsia="Arial Unicode MS"/>
          <w:color w:val="548DD4" w:themeColor="text2" w:themeTint="99"/>
          <w:kern w:val="20"/>
        </w:rPr>
        <w:t>.</w:t>
      </w:r>
    </w:p>
    <w:p w14:paraId="72CBA4F5" w14:textId="77777777" w:rsidR="00A03242" w:rsidRPr="00F42E52" w:rsidRDefault="00A03242" w:rsidP="00305419">
      <w:pPr>
        <w:spacing w:before="120" w:line="276" w:lineRule="auto"/>
        <w:jc w:val="both"/>
        <w:rPr>
          <w:rFonts w:eastAsia="Arial Unicode MS"/>
          <w:b/>
          <w:bCs/>
          <w:kern w:val="20"/>
          <w:u w:val="single"/>
        </w:rPr>
      </w:pPr>
    </w:p>
    <w:p w14:paraId="09842F56" w14:textId="7772A244" w:rsidR="00A03242" w:rsidRPr="00F42E52" w:rsidRDefault="00A03242" w:rsidP="00305419">
      <w:pPr>
        <w:spacing w:before="120" w:line="276" w:lineRule="auto"/>
        <w:jc w:val="both"/>
        <w:rPr>
          <w:rFonts w:eastAsia="Arial Unicode MS"/>
          <w:b/>
          <w:bCs/>
          <w:kern w:val="20"/>
          <w:u w:val="single"/>
        </w:rPr>
      </w:pPr>
      <w:r w:rsidRPr="00F42E52">
        <w:rPr>
          <w:rFonts w:eastAsia="Arial Unicode MS"/>
          <w:b/>
          <w:bCs/>
          <w:kern w:val="20"/>
          <w:u w:val="single"/>
        </w:rPr>
        <w:t>MIV</w:t>
      </w:r>
      <w:r w:rsidR="00662190" w:rsidRPr="00F42E52">
        <w:rPr>
          <w:rFonts w:eastAsia="Arial Unicode MS"/>
          <w:b/>
          <w:bCs/>
          <w:kern w:val="20"/>
          <w:u w:val="single"/>
        </w:rPr>
        <w:t>04</w:t>
      </w:r>
      <w:r w:rsidR="00662190" w:rsidRPr="00F42E52">
        <w:rPr>
          <w:rFonts w:eastAsia="Arial Unicode MS"/>
          <w:b/>
          <w:bCs/>
          <w:kern w:val="20"/>
        </w:rPr>
        <w:t> :</w:t>
      </w:r>
      <w:r w:rsidR="00662190" w:rsidRPr="00F42E52">
        <w:rPr>
          <w:rFonts w:eastAsia="Arial Unicode MS"/>
          <w:kern w:val="20"/>
        </w:rPr>
        <w:t xml:space="preserve"> Si la réponse à la question </w:t>
      </w:r>
      <w:r w:rsidR="003405E2" w:rsidRPr="00F42E52">
        <w:rPr>
          <w:rFonts w:eastAsia="Arial Unicode MS"/>
          <w:kern w:val="20"/>
        </w:rPr>
        <w:t>précédente indique que l’enfant</w:t>
      </w:r>
      <w:r w:rsidR="00662190" w:rsidRPr="00F42E52">
        <w:rPr>
          <w:rFonts w:eastAsia="Arial Unicode MS"/>
          <w:kern w:val="20"/>
        </w:rPr>
        <w:t xml:space="preserve"> qui a présenté des réactions </w:t>
      </w:r>
      <w:r w:rsidR="003405E2" w:rsidRPr="00F42E52">
        <w:rPr>
          <w:rFonts w:eastAsia="Arial Unicode MS"/>
          <w:kern w:val="20"/>
        </w:rPr>
        <w:t xml:space="preserve">(ou symptômes) </w:t>
      </w:r>
      <w:r w:rsidR="00662190" w:rsidRPr="00F42E52">
        <w:rPr>
          <w:rFonts w:eastAsia="Arial Unicode MS"/>
          <w:kern w:val="20"/>
        </w:rPr>
        <w:t xml:space="preserve">indésirables n’a pas été amené </w:t>
      </w:r>
      <w:del w:id="957" w:author="Angèle Dilu Ahuka" w:date="2019-06-18T21:15:00Z">
        <w:r w:rsidR="00662190" w:rsidRPr="00F42E52" w:rsidDel="007D5DEF">
          <w:rPr>
            <w:rFonts w:eastAsia="Arial Unicode MS"/>
            <w:kern w:val="20"/>
          </w:rPr>
          <w:delText xml:space="preserve"> </w:delText>
        </w:r>
      </w:del>
      <w:r w:rsidR="00662190" w:rsidRPr="00F42E52">
        <w:rPr>
          <w:rFonts w:eastAsia="Arial Unicode MS"/>
          <w:kern w:val="20"/>
        </w:rPr>
        <w:t xml:space="preserve">dans une structure hospitalière, </w:t>
      </w:r>
      <w:r w:rsidR="003405E2" w:rsidRPr="00F42E52">
        <w:rPr>
          <w:rFonts w:eastAsia="Arial Unicode MS"/>
          <w:kern w:val="20"/>
        </w:rPr>
        <w:t>demander au répondant les</w:t>
      </w:r>
      <w:r w:rsidR="00662190" w:rsidRPr="00F42E52">
        <w:rPr>
          <w:rFonts w:eastAsia="Arial Unicode MS"/>
          <w:kern w:val="20"/>
        </w:rPr>
        <w:t xml:space="preserve"> raisons de </w:t>
      </w:r>
      <w:del w:id="958" w:author="Angèle Dilu Keti" w:date="2020-10-21T18:42:00Z">
        <w:r w:rsidR="003405E2" w:rsidRPr="00F42E52" w:rsidDel="00D71996">
          <w:rPr>
            <w:rFonts w:eastAsia="Arial Unicode MS"/>
            <w:kern w:val="20"/>
          </w:rPr>
          <w:delText>« </w:delText>
        </w:r>
        <w:r w:rsidR="00662190" w:rsidRPr="00F42E52" w:rsidDel="00D71996">
          <w:rPr>
            <w:rFonts w:eastAsia="Arial Unicode MS"/>
            <w:kern w:val="20"/>
          </w:rPr>
          <w:delText>non recours</w:delText>
        </w:r>
      </w:del>
      <w:ins w:id="959" w:author="Angèle Dilu Keti" w:date="2020-10-21T18:42:00Z">
        <w:r w:rsidR="00D71996" w:rsidRPr="00F42E52">
          <w:rPr>
            <w:rFonts w:eastAsia="Arial Unicode MS"/>
            <w:kern w:val="20"/>
          </w:rPr>
          <w:t>« non-recours</w:t>
        </w:r>
      </w:ins>
      <w:r w:rsidR="00662190" w:rsidRPr="00F42E52">
        <w:rPr>
          <w:rFonts w:eastAsia="Arial Unicode MS"/>
          <w:kern w:val="20"/>
        </w:rPr>
        <w:t xml:space="preserve"> à une formation sanitaire</w:t>
      </w:r>
      <w:r w:rsidR="003405E2" w:rsidRPr="00F42E52">
        <w:rPr>
          <w:rFonts w:eastAsia="Arial Unicode MS"/>
          <w:kern w:val="20"/>
        </w:rPr>
        <w:t> »</w:t>
      </w:r>
      <w:r w:rsidR="00662190" w:rsidRPr="00F42E52">
        <w:rPr>
          <w:rFonts w:eastAsia="Arial Unicode MS"/>
          <w:kern w:val="20"/>
        </w:rPr>
        <w:t xml:space="preserve"> pour soigner l’enfant</w:t>
      </w:r>
      <w:r w:rsidR="003405E2" w:rsidRPr="00F42E52">
        <w:rPr>
          <w:rFonts w:eastAsia="Arial Unicode MS"/>
          <w:kern w:val="20"/>
        </w:rPr>
        <w:t xml:space="preserve">. Consigner dans la case, le code </w:t>
      </w:r>
      <w:r w:rsidR="00353034" w:rsidRPr="00F42E52">
        <w:rPr>
          <w:rFonts w:eastAsia="Arial Unicode MS"/>
          <w:kern w:val="20"/>
        </w:rPr>
        <w:t xml:space="preserve">correspondant à la réponse </w:t>
      </w:r>
      <w:r w:rsidR="003405E2" w:rsidRPr="00F42E52">
        <w:rPr>
          <w:rFonts w:eastAsia="Arial Unicode MS"/>
          <w:kern w:val="20"/>
        </w:rPr>
        <w:t xml:space="preserve">fournie </w:t>
      </w:r>
      <w:r w:rsidR="00353034" w:rsidRPr="00F42E52">
        <w:rPr>
          <w:rFonts w:eastAsia="Arial Unicode MS"/>
          <w:kern w:val="20"/>
        </w:rPr>
        <w:t>par l</w:t>
      </w:r>
      <w:r w:rsidR="003405E2" w:rsidRPr="00F42E52">
        <w:rPr>
          <w:rFonts w:eastAsia="Arial Unicode MS"/>
          <w:kern w:val="20"/>
        </w:rPr>
        <w:t>e répondant</w:t>
      </w:r>
      <w:r w:rsidR="00353034" w:rsidRPr="00F42E52">
        <w:rPr>
          <w:rFonts w:eastAsia="Arial Unicode MS"/>
          <w:kern w:val="20"/>
        </w:rPr>
        <w:t>.</w:t>
      </w:r>
      <w:r w:rsidR="003405E2" w:rsidRPr="00F42E52">
        <w:rPr>
          <w:rFonts w:eastAsia="Arial Unicode MS"/>
          <w:kern w:val="20"/>
        </w:rPr>
        <w:t xml:space="preserve"> Lorsque la réponse est </w:t>
      </w:r>
      <w:r w:rsidR="00413931" w:rsidRPr="00F42E52">
        <w:rPr>
          <w:rFonts w:eastAsia="Arial Unicode MS"/>
          <w:kern w:val="20"/>
        </w:rPr>
        <w:t>“</w:t>
      </w:r>
      <w:r w:rsidR="003405E2" w:rsidRPr="00F42E52">
        <w:rPr>
          <w:rFonts w:eastAsia="Arial Unicode MS"/>
          <w:kern w:val="20"/>
        </w:rPr>
        <w:t>autre</w:t>
      </w:r>
      <w:r w:rsidR="00413931" w:rsidRPr="00F42E52">
        <w:rPr>
          <w:rFonts w:eastAsia="Arial Unicode MS"/>
          <w:kern w:val="20"/>
        </w:rPr>
        <w:t>’’</w:t>
      </w:r>
      <w:r w:rsidR="003405E2" w:rsidRPr="00F42E52">
        <w:rPr>
          <w:rFonts w:eastAsia="Arial Unicode MS"/>
          <w:kern w:val="20"/>
        </w:rPr>
        <w:t>, il faut toujours la préciser.</w:t>
      </w:r>
    </w:p>
    <w:p w14:paraId="2F18B21C" w14:textId="77777777" w:rsidR="00A03242" w:rsidRDefault="00A03242" w:rsidP="00305419">
      <w:pPr>
        <w:tabs>
          <w:tab w:val="left" w:pos="2115"/>
        </w:tabs>
        <w:spacing w:before="120" w:line="276" w:lineRule="auto"/>
        <w:jc w:val="both"/>
        <w:rPr>
          <w:rFonts w:eastAsia="Arial Unicode MS"/>
          <w:kern w:val="20"/>
        </w:rPr>
      </w:pPr>
      <w:r w:rsidRPr="00F42E52">
        <w:rPr>
          <w:rFonts w:eastAsia="Arial Unicode MS"/>
          <w:b/>
          <w:bCs/>
          <w:kern w:val="20"/>
          <w:u w:val="single"/>
        </w:rPr>
        <w:t>MIV</w:t>
      </w:r>
      <w:r w:rsidR="00353034" w:rsidRPr="00F42E52">
        <w:rPr>
          <w:rFonts w:eastAsia="Arial Unicode MS"/>
          <w:b/>
          <w:bCs/>
          <w:kern w:val="20"/>
          <w:u w:val="single"/>
        </w:rPr>
        <w:t>05</w:t>
      </w:r>
      <w:r w:rsidR="00353034" w:rsidRPr="00F42E52">
        <w:rPr>
          <w:rFonts w:eastAsia="Arial Unicode MS"/>
          <w:b/>
          <w:bCs/>
          <w:kern w:val="20"/>
        </w:rPr>
        <w:t> :</w:t>
      </w:r>
      <w:r w:rsidR="00413931" w:rsidRPr="00F42E52">
        <w:rPr>
          <w:rFonts w:eastAsia="Arial Unicode MS"/>
          <w:b/>
          <w:bCs/>
          <w:kern w:val="20"/>
        </w:rPr>
        <w:t xml:space="preserve"> </w:t>
      </w:r>
      <w:r w:rsidR="00353034" w:rsidRPr="00F42E52">
        <w:rPr>
          <w:rFonts w:eastAsia="Arial Unicode MS"/>
          <w:kern w:val="20"/>
        </w:rPr>
        <w:t xml:space="preserve">Cette question </w:t>
      </w:r>
      <w:r w:rsidR="00413931" w:rsidRPr="00F42E52">
        <w:rPr>
          <w:rFonts w:eastAsia="Arial Unicode MS"/>
          <w:kern w:val="20"/>
        </w:rPr>
        <w:t>s</w:t>
      </w:r>
      <w:r w:rsidR="00353034" w:rsidRPr="00F42E52">
        <w:rPr>
          <w:rFonts w:eastAsia="Arial Unicode MS"/>
          <w:kern w:val="20"/>
        </w:rPr>
        <w:t>era</w:t>
      </w:r>
      <w:r w:rsidR="00413931" w:rsidRPr="00F42E52">
        <w:rPr>
          <w:rFonts w:eastAsia="Arial Unicode MS"/>
          <w:kern w:val="20"/>
        </w:rPr>
        <w:t xml:space="preserve"> posée au répondant pour tous</w:t>
      </w:r>
      <w:r w:rsidR="00353034" w:rsidRPr="00F42E52">
        <w:rPr>
          <w:rFonts w:eastAsia="Arial Unicode MS"/>
          <w:kern w:val="20"/>
        </w:rPr>
        <w:t xml:space="preserve"> les enfants </w:t>
      </w:r>
      <w:r w:rsidR="00413931" w:rsidRPr="00F42E52">
        <w:rPr>
          <w:rFonts w:eastAsia="Arial Unicode MS"/>
          <w:kern w:val="20"/>
        </w:rPr>
        <w:t>ayant</w:t>
      </w:r>
      <w:r w:rsidR="00353034" w:rsidRPr="00F42E52">
        <w:rPr>
          <w:rFonts w:eastAsia="Arial Unicode MS"/>
          <w:kern w:val="20"/>
        </w:rPr>
        <w:t xml:space="preserve"> présenté des réactions </w:t>
      </w:r>
      <w:r w:rsidR="00413931" w:rsidRPr="00F42E52">
        <w:rPr>
          <w:rFonts w:eastAsia="Arial Unicode MS"/>
          <w:kern w:val="20"/>
        </w:rPr>
        <w:t xml:space="preserve">(symptômes) </w:t>
      </w:r>
      <w:r w:rsidR="00353034" w:rsidRPr="00F42E52">
        <w:rPr>
          <w:rFonts w:eastAsia="Arial Unicode MS"/>
          <w:kern w:val="20"/>
        </w:rPr>
        <w:t>indésirables</w:t>
      </w:r>
      <w:r w:rsidR="00413931" w:rsidRPr="00F42E52">
        <w:rPr>
          <w:rFonts w:eastAsia="Arial Unicode MS"/>
          <w:kern w:val="20"/>
        </w:rPr>
        <w:t xml:space="preserve"> à la suite de la vaccination pendant cette campagne de </w:t>
      </w:r>
      <w:r w:rsidR="00353034" w:rsidRPr="00F42E52">
        <w:rPr>
          <w:rFonts w:eastAsia="Arial Unicode MS"/>
          <w:kern w:val="20"/>
        </w:rPr>
        <w:t>vaccination de masse</w:t>
      </w:r>
      <w:r w:rsidR="00DF0938">
        <w:rPr>
          <w:rFonts w:eastAsia="Arial Unicode MS"/>
          <w:kern w:val="20"/>
        </w:rPr>
        <w:t xml:space="preserve"> (</w:t>
      </w:r>
      <w:r w:rsidR="00DF0938" w:rsidRPr="00DF0938">
        <w:rPr>
          <w:rFonts w:eastAsia="Arial Unicode MS"/>
          <w:color w:val="548DD4" w:themeColor="text2" w:themeTint="99"/>
          <w:kern w:val="20"/>
        </w:rPr>
        <w:t>MIV03</w:t>
      </w:r>
      <w:r w:rsidR="00DF0938">
        <w:rPr>
          <w:rFonts w:eastAsia="Arial Unicode MS"/>
          <w:color w:val="548DD4" w:themeColor="text2" w:themeTint="99"/>
          <w:kern w:val="20"/>
        </w:rPr>
        <w:t>=</w:t>
      </w:r>
      <w:r w:rsidR="00DF0938" w:rsidRPr="00DF0938">
        <w:rPr>
          <w:rFonts w:eastAsia="Arial Unicode MS"/>
          <w:color w:val="548DD4" w:themeColor="text2" w:themeTint="99"/>
          <w:kern w:val="20"/>
        </w:rPr>
        <w:t>1</w:t>
      </w:r>
      <w:r w:rsidR="00DF0938">
        <w:rPr>
          <w:rFonts w:eastAsia="Arial Unicode MS"/>
          <w:color w:val="548DD4" w:themeColor="text2" w:themeTint="99"/>
          <w:kern w:val="20"/>
        </w:rPr>
        <w:t>)</w:t>
      </w:r>
      <w:r w:rsidR="00353034" w:rsidRPr="00F42E52">
        <w:rPr>
          <w:rFonts w:eastAsia="Arial Unicode MS"/>
          <w:kern w:val="20"/>
        </w:rPr>
        <w:t>. Il s’agit d</w:t>
      </w:r>
      <w:r w:rsidR="00413931" w:rsidRPr="00F42E52">
        <w:rPr>
          <w:rFonts w:eastAsia="Arial Unicode MS"/>
          <w:kern w:val="20"/>
        </w:rPr>
        <w:t>’établir</w:t>
      </w:r>
      <w:r w:rsidR="00353034" w:rsidRPr="00F42E52">
        <w:rPr>
          <w:rFonts w:eastAsia="Arial Unicode MS"/>
          <w:kern w:val="20"/>
        </w:rPr>
        <w:t xml:space="preserve"> l’état </w:t>
      </w:r>
      <w:r w:rsidR="00413931" w:rsidRPr="00F42E52">
        <w:rPr>
          <w:rFonts w:eastAsia="Arial Unicode MS"/>
          <w:kern w:val="20"/>
        </w:rPr>
        <w:t xml:space="preserve">actuel </w:t>
      </w:r>
      <w:r w:rsidR="00353034" w:rsidRPr="00F42E52">
        <w:rPr>
          <w:rFonts w:eastAsia="Arial Unicode MS"/>
          <w:kern w:val="20"/>
        </w:rPr>
        <w:t>ou l’évolution de l’</w:t>
      </w:r>
      <w:r w:rsidR="00413931" w:rsidRPr="00F42E52">
        <w:rPr>
          <w:rFonts w:eastAsia="Arial Unicode MS"/>
          <w:kern w:val="20"/>
        </w:rPr>
        <w:t>état de santé de l</w:t>
      </w:r>
      <w:r w:rsidR="00353034" w:rsidRPr="00F42E52">
        <w:rPr>
          <w:rFonts w:eastAsia="Arial Unicode MS"/>
          <w:kern w:val="20"/>
        </w:rPr>
        <w:t>’enfant</w:t>
      </w:r>
      <w:r w:rsidR="00413931" w:rsidRPr="00F42E52">
        <w:rPr>
          <w:rFonts w:eastAsia="Arial Unicode MS"/>
          <w:kern w:val="20"/>
        </w:rPr>
        <w:t xml:space="preserve"> concerné</w:t>
      </w:r>
      <w:r w:rsidR="00353034" w:rsidRPr="00F42E52">
        <w:rPr>
          <w:rFonts w:eastAsia="Arial Unicode MS"/>
          <w:kern w:val="20"/>
        </w:rPr>
        <w:t xml:space="preserve">. </w:t>
      </w:r>
      <w:r w:rsidR="00413931" w:rsidRPr="00F42E52">
        <w:rPr>
          <w:rFonts w:eastAsia="Arial Unicode MS"/>
          <w:kern w:val="20"/>
        </w:rPr>
        <w:t xml:space="preserve">Le répondant doit </w:t>
      </w:r>
      <w:r w:rsidR="00353034" w:rsidRPr="00F42E52">
        <w:rPr>
          <w:rFonts w:eastAsia="Arial Unicode MS"/>
          <w:kern w:val="20"/>
        </w:rPr>
        <w:t>indiquer s</w:t>
      </w:r>
      <w:r w:rsidR="00413931" w:rsidRPr="00F42E52">
        <w:rPr>
          <w:rFonts w:eastAsia="Arial Unicode MS"/>
          <w:kern w:val="20"/>
        </w:rPr>
        <w:t xml:space="preserve">i l’enfant </w:t>
      </w:r>
      <w:r w:rsidR="00353034" w:rsidRPr="00F42E52">
        <w:rPr>
          <w:rFonts w:eastAsia="Arial Unicode MS"/>
          <w:kern w:val="20"/>
        </w:rPr>
        <w:t xml:space="preserve">est </w:t>
      </w:r>
      <w:r w:rsidR="00353034" w:rsidRPr="00F42E52">
        <w:rPr>
          <w:rFonts w:eastAsia="Arial Unicode MS"/>
          <w:i/>
          <w:kern w:val="20"/>
        </w:rPr>
        <w:t>‘guéri totalement’, ‘guéri avec séquelles’ ou ‘</w:t>
      </w:r>
      <w:r w:rsidR="00413931" w:rsidRPr="00F42E52">
        <w:rPr>
          <w:rFonts w:eastAsia="Arial Unicode MS"/>
          <w:i/>
          <w:kern w:val="20"/>
        </w:rPr>
        <w:t xml:space="preserve">hospitalisé’ </w:t>
      </w:r>
      <w:r w:rsidR="00413931" w:rsidRPr="00F42E52">
        <w:rPr>
          <w:rFonts w:eastAsia="Arial Unicode MS"/>
          <w:kern w:val="20"/>
        </w:rPr>
        <w:t xml:space="preserve">(donc </w:t>
      </w:r>
      <w:r w:rsidR="00353034" w:rsidRPr="00F42E52">
        <w:rPr>
          <w:rFonts w:eastAsia="Arial Unicode MS"/>
          <w:kern w:val="20"/>
        </w:rPr>
        <w:t>continue d’en souffrir avec une hospitalisation</w:t>
      </w:r>
      <w:r w:rsidR="00413931" w:rsidRPr="00F42E52">
        <w:rPr>
          <w:rFonts w:eastAsia="Arial Unicode MS"/>
          <w:kern w:val="20"/>
        </w:rPr>
        <w:t>), ou</w:t>
      </w:r>
      <w:r w:rsidR="00413931" w:rsidRPr="00F42E52">
        <w:rPr>
          <w:rFonts w:eastAsia="Arial Unicode MS"/>
          <w:i/>
          <w:kern w:val="20"/>
        </w:rPr>
        <w:t xml:space="preserve"> ‘toujours malade mais non hospitalisé</w:t>
      </w:r>
      <w:r w:rsidR="00353034" w:rsidRPr="00F42E52">
        <w:rPr>
          <w:rFonts w:eastAsia="Arial Unicode MS"/>
          <w:i/>
          <w:kern w:val="20"/>
        </w:rPr>
        <w:t>’</w:t>
      </w:r>
      <w:r w:rsidR="00353034" w:rsidRPr="00F42E52">
        <w:rPr>
          <w:rFonts w:eastAsia="Arial Unicode MS"/>
          <w:kern w:val="20"/>
        </w:rPr>
        <w:t xml:space="preserve">. Il faudra également utiliser les codes proposés pour </w:t>
      </w:r>
      <w:r w:rsidR="00413931" w:rsidRPr="00F42E52">
        <w:rPr>
          <w:rFonts w:eastAsia="Arial Unicode MS"/>
          <w:kern w:val="20"/>
        </w:rPr>
        <w:t>inscrire la réponse dans la case.</w:t>
      </w:r>
    </w:p>
    <w:p w14:paraId="6175BB08" w14:textId="77777777" w:rsidR="00B56DED" w:rsidRDefault="00B56DED" w:rsidP="00B56DED">
      <w:pPr>
        <w:spacing w:before="120" w:line="276" w:lineRule="auto"/>
        <w:jc w:val="both"/>
        <w:rPr>
          <w:rFonts w:eastAsia="Arial Unicode MS"/>
          <w:b/>
          <w:color w:val="FF0000"/>
          <w:kern w:val="20"/>
        </w:rPr>
      </w:pPr>
      <w:r>
        <w:rPr>
          <w:rFonts w:eastAsia="Arial Unicode MS"/>
          <w:b/>
          <w:color w:val="FF0000"/>
          <w:kern w:val="20"/>
        </w:rPr>
        <w:t>Si MIV03≠1</w:t>
      </w:r>
      <w:r w:rsidRPr="00B56DED">
        <w:rPr>
          <w:rFonts w:eastAsia="Arial Unicode MS"/>
          <w:b/>
          <w:color w:val="FF0000"/>
          <w:kern w:val="20"/>
        </w:rPr>
        <w:t>, c'est la fin de l'entretien pour cet enfant. Passer à autre enfant.</w:t>
      </w:r>
    </w:p>
    <w:p w14:paraId="7C94FA18" w14:textId="77777777" w:rsidR="00B56DED" w:rsidRPr="00B56DED" w:rsidRDefault="00B56DED" w:rsidP="00B56DED">
      <w:pPr>
        <w:spacing w:before="120" w:line="276" w:lineRule="auto"/>
        <w:jc w:val="both"/>
        <w:rPr>
          <w:rFonts w:eastAsia="Arial Unicode MS"/>
          <w:b/>
          <w:color w:val="FF0000"/>
          <w:kern w:val="20"/>
        </w:rPr>
      </w:pPr>
    </w:p>
    <w:p w14:paraId="7A4B62E7" w14:textId="77777777" w:rsidR="00A03242" w:rsidRPr="00F42E52" w:rsidRDefault="00A03242" w:rsidP="00305419">
      <w:pPr>
        <w:spacing w:before="120" w:line="276" w:lineRule="auto"/>
        <w:jc w:val="both"/>
        <w:rPr>
          <w:rFonts w:eastAsia="Arial Unicode MS"/>
          <w:b/>
          <w:bCs/>
          <w:kern w:val="20"/>
          <w:u w:val="single"/>
        </w:rPr>
      </w:pPr>
      <w:r w:rsidRPr="00F42E52">
        <w:rPr>
          <w:rFonts w:eastAsia="Arial Unicode MS"/>
          <w:b/>
          <w:bCs/>
          <w:kern w:val="20"/>
          <w:u w:val="single"/>
        </w:rPr>
        <w:t>MIV</w:t>
      </w:r>
      <w:r w:rsidR="00945E82" w:rsidRPr="00F42E52">
        <w:rPr>
          <w:rFonts w:eastAsia="Arial Unicode MS"/>
          <w:b/>
          <w:bCs/>
          <w:kern w:val="20"/>
          <w:u w:val="single"/>
        </w:rPr>
        <w:t>06</w:t>
      </w:r>
      <w:r w:rsidR="00945E82" w:rsidRPr="00F42E52">
        <w:rPr>
          <w:rFonts w:eastAsia="Arial Unicode MS"/>
          <w:b/>
          <w:bCs/>
          <w:kern w:val="20"/>
        </w:rPr>
        <w:t xml:space="preserve"> : </w:t>
      </w:r>
      <w:r w:rsidR="00413931" w:rsidRPr="00F42E52">
        <w:rPr>
          <w:rFonts w:eastAsia="Arial Unicode MS"/>
          <w:bCs/>
          <w:kern w:val="20"/>
        </w:rPr>
        <w:t xml:space="preserve">Cette question </w:t>
      </w:r>
      <w:r w:rsidR="005B13F7" w:rsidRPr="00F42E52">
        <w:rPr>
          <w:rFonts w:eastAsia="Arial Unicode MS"/>
          <w:bCs/>
          <w:kern w:val="20"/>
        </w:rPr>
        <w:t>sera</w:t>
      </w:r>
      <w:r w:rsidR="00413931" w:rsidRPr="00F42E52">
        <w:rPr>
          <w:rFonts w:eastAsia="Arial Unicode MS"/>
          <w:bCs/>
          <w:kern w:val="20"/>
        </w:rPr>
        <w:t xml:space="preserve"> posée </w:t>
      </w:r>
      <w:r w:rsidR="005B13F7" w:rsidRPr="00F42E52">
        <w:rPr>
          <w:rFonts w:eastAsia="Arial Unicode MS"/>
          <w:bCs/>
          <w:kern w:val="20"/>
        </w:rPr>
        <w:t>si</w:t>
      </w:r>
      <w:r w:rsidR="00413931" w:rsidRPr="00F42E52">
        <w:rPr>
          <w:rFonts w:eastAsia="Arial Unicode MS"/>
          <w:bCs/>
          <w:kern w:val="20"/>
        </w:rPr>
        <w:t xml:space="preserve"> MIV03=</w:t>
      </w:r>
      <w:r w:rsidR="005B13F7" w:rsidRPr="00F42E52">
        <w:rPr>
          <w:rFonts w:eastAsia="Arial Unicode MS"/>
          <w:bCs/>
          <w:kern w:val="20"/>
        </w:rPr>
        <w:t>1 ; c'est-à-dire si l’enfant qui présentait les symptômes avait été conduit dans une formation</w:t>
      </w:r>
      <w:del w:id="960" w:author="Angèle Dilu Ahuka" w:date="2019-06-18T21:16:00Z">
        <w:r w:rsidR="005B13F7" w:rsidRPr="00F42E52" w:rsidDel="007D5DEF">
          <w:rPr>
            <w:rFonts w:eastAsia="Arial Unicode MS"/>
            <w:bCs/>
            <w:kern w:val="20"/>
          </w:rPr>
          <w:delText>s</w:delText>
        </w:r>
      </w:del>
      <w:r w:rsidR="005B13F7" w:rsidRPr="00F42E52">
        <w:rPr>
          <w:rFonts w:eastAsia="Arial Unicode MS"/>
          <w:bCs/>
          <w:kern w:val="20"/>
        </w:rPr>
        <w:t xml:space="preserve"> sanitaire. </w:t>
      </w:r>
      <w:r w:rsidR="00945E82" w:rsidRPr="00F42E52">
        <w:rPr>
          <w:rFonts w:eastAsia="Arial Unicode MS"/>
          <w:kern w:val="20"/>
        </w:rPr>
        <w:t>Il s’agit de rechercher les soutiens éventuels dont l’enfant pourrait avoir bénéficié.</w:t>
      </w:r>
      <w:r w:rsidR="005B13F7" w:rsidRPr="00F42E52">
        <w:rPr>
          <w:rFonts w:eastAsia="Arial Unicode MS"/>
          <w:kern w:val="20"/>
        </w:rPr>
        <w:t xml:space="preserve"> Demander au répondant d’indiquer celui qui a pris en charge l’enfant dans la formation sanitaire, et si cette prise en charge est gratuite ou quasi gratuite, avec une attention particulière des soignants. La réponse du répondant sera consignée dans la case en utilisant </w:t>
      </w:r>
      <w:r w:rsidR="00945E82" w:rsidRPr="00F42E52">
        <w:rPr>
          <w:rFonts w:eastAsia="Arial Unicode MS"/>
          <w:kern w:val="20"/>
        </w:rPr>
        <w:t xml:space="preserve">les codes </w:t>
      </w:r>
      <w:r w:rsidR="005B13F7" w:rsidRPr="00F42E52">
        <w:rPr>
          <w:rFonts w:eastAsia="Arial Unicode MS"/>
          <w:kern w:val="20"/>
        </w:rPr>
        <w:t xml:space="preserve">de réponses </w:t>
      </w:r>
      <w:r w:rsidR="00945E82" w:rsidRPr="00F42E52">
        <w:rPr>
          <w:rFonts w:eastAsia="Arial Unicode MS"/>
          <w:kern w:val="20"/>
        </w:rPr>
        <w:t>proposé</w:t>
      </w:r>
      <w:r w:rsidR="005B13F7" w:rsidRPr="00F42E52">
        <w:rPr>
          <w:rFonts w:eastAsia="Arial Unicode MS"/>
          <w:kern w:val="20"/>
        </w:rPr>
        <w:t>e</w:t>
      </w:r>
      <w:r w:rsidR="00945E82" w:rsidRPr="00F42E52">
        <w:rPr>
          <w:rFonts w:eastAsia="Arial Unicode MS"/>
          <w:kern w:val="20"/>
        </w:rPr>
        <w:t>s</w:t>
      </w:r>
      <w:r w:rsidR="005B13F7" w:rsidRPr="00F42E52">
        <w:rPr>
          <w:rFonts w:eastAsia="Arial Unicode MS"/>
          <w:kern w:val="20"/>
        </w:rPr>
        <w:t>.</w:t>
      </w:r>
    </w:p>
    <w:p w14:paraId="391E1F3F" w14:textId="77777777" w:rsidR="00D71D0C" w:rsidRPr="00B56DED" w:rsidRDefault="00B56DED" w:rsidP="00305419">
      <w:pPr>
        <w:spacing w:before="120" w:line="276" w:lineRule="auto"/>
        <w:jc w:val="both"/>
        <w:rPr>
          <w:rFonts w:eastAsia="Arial Unicode MS"/>
          <w:b/>
          <w:color w:val="FF0000"/>
          <w:kern w:val="20"/>
        </w:rPr>
      </w:pPr>
      <w:r w:rsidRPr="00B56DED">
        <w:rPr>
          <w:rFonts w:eastAsia="Arial Unicode MS"/>
          <w:b/>
          <w:color w:val="FF0000"/>
          <w:kern w:val="20"/>
        </w:rPr>
        <w:t>Après cette question passer à un autre enfant</w:t>
      </w:r>
    </w:p>
    <w:p w14:paraId="53A179F2" w14:textId="77777777" w:rsidR="00B56DED" w:rsidRPr="00F42E52" w:rsidRDefault="00B56DED" w:rsidP="00305419">
      <w:pPr>
        <w:spacing w:before="120" w:line="276" w:lineRule="auto"/>
        <w:jc w:val="both"/>
        <w:rPr>
          <w:rFonts w:eastAsia="Arial Unicode MS"/>
          <w:kern w:val="20"/>
        </w:rPr>
      </w:pPr>
    </w:p>
    <w:p w14:paraId="74D00C62" w14:textId="53EAF53B" w:rsidR="00D71D0C" w:rsidRPr="00F42E52" w:rsidRDefault="00D32D5E">
      <w:pPr>
        <w:pStyle w:val="Titre3"/>
        <w:rPr>
          <w:rFonts w:eastAsia="Arial Unicode MS"/>
        </w:rPr>
        <w:pPrChange w:id="961" w:author="Angèle Dilu Keti" w:date="2020-10-20T19:35:00Z">
          <w:pPr>
            <w:spacing w:before="120" w:line="276" w:lineRule="auto"/>
            <w:jc w:val="both"/>
          </w:pPr>
        </w:pPrChange>
      </w:pPr>
      <w:del w:id="962" w:author="Angèle Dilu Keti" w:date="2020-10-20T19:35:00Z">
        <w:r w:rsidRPr="00F42E52" w:rsidDel="00E9087B">
          <w:rPr>
            <w:rFonts w:eastAsia="Arial Unicode MS"/>
          </w:rPr>
          <w:delText xml:space="preserve">6)- </w:delText>
        </w:r>
      </w:del>
      <w:bookmarkStart w:id="963" w:name="_Toc54246670"/>
      <w:r w:rsidR="00945E82" w:rsidRPr="00F42E52">
        <w:rPr>
          <w:rFonts w:eastAsia="Arial Unicode MS"/>
        </w:rPr>
        <w:t>RAISONS DE</w:t>
      </w:r>
      <w:del w:id="964" w:author="Angèle Dilu Keti" w:date="2020-10-21T18:49:00Z">
        <w:r w:rsidR="00945E82" w:rsidRPr="00F42E52" w:rsidDel="00392DAB">
          <w:rPr>
            <w:rFonts w:eastAsia="Arial Unicode MS"/>
          </w:rPr>
          <w:delText xml:space="preserve"> </w:delText>
        </w:r>
      </w:del>
      <w:r w:rsidR="00945E82" w:rsidRPr="00F42E52">
        <w:rPr>
          <w:rFonts w:eastAsia="Arial Unicode MS"/>
        </w:rPr>
        <w:t xml:space="preserve"> </w:t>
      </w:r>
      <w:del w:id="965" w:author="Angèle Dilu Keti" w:date="2020-10-21T18:55:00Z">
        <w:r w:rsidR="00945E82" w:rsidRPr="00F42E52" w:rsidDel="00392DAB">
          <w:rPr>
            <w:rFonts w:eastAsia="Arial Unicode MS"/>
          </w:rPr>
          <w:delText>NON VACCINATION</w:delText>
        </w:r>
      </w:del>
      <w:ins w:id="966" w:author="Angèle Dilu Keti" w:date="2020-10-21T18:55:00Z">
        <w:r w:rsidR="00392DAB" w:rsidRPr="00F42E52">
          <w:rPr>
            <w:rFonts w:eastAsia="Arial Unicode MS"/>
          </w:rPr>
          <w:t>NON-VACCINATION</w:t>
        </w:r>
      </w:ins>
      <w:r w:rsidR="00945E82" w:rsidRPr="00F42E52">
        <w:rPr>
          <w:rFonts w:eastAsia="Arial Unicode MS"/>
        </w:rPr>
        <w:t xml:space="preserve"> CONTRE LA </w:t>
      </w:r>
      <w:del w:id="967" w:author="Angèle Dilu Keti" w:date="2020-10-21T18:54:00Z">
        <w:r w:rsidR="00945E82" w:rsidRPr="00F42E52" w:rsidDel="00392DAB">
          <w:rPr>
            <w:rFonts w:eastAsia="Arial Unicode MS"/>
          </w:rPr>
          <w:delText>CAMPAGNE</w:delText>
        </w:r>
        <w:r w:rsidR="00D71D0C" w:rsidRPr="00F42E52" w:rsidDel="00392DAB">
          <w:rPr>
            <w:rFonts w:eastAsia="Arial Unicode MS"/>
          </w:rPr>
          <w:delText>:</w:delText>
        </w:r>
      </w:del>
      <w:ins w:id="968" w:author="Angèle Dilu Keti" w:date="2020-10-21T18:54:00Z">
        <w:r w:rsidR="00392DAB" w:rsidRPr="00F42E52">
          <w:rPr>
            <w:rFonts w:eastAsia="Arial Unicode MS"/>
          </w:rPr>
          <w:t>CAMPAGNE :</w:t>
        </w:r>
      </w:ins>
      <w:r w:rsidR="00D71D0C" w:rsidRPr="00F42E52">
        <w:rPr>
          <w:rFonts w:eastAsia="Arial Unicode MS"/>
        </w:rPr>
        <w:t xml:space="preserve"> RNV</w:t>
      </w:r>
      <w:bookmarkEnd w:id="963"/>
    </w:p>
    <w:p w14:paraId="6C77F2C7" w14:textId="61810F99" w:rsidR="00D71D0C" w:rsidRPr="00F42E52" w:rsidRDefault="00B67566" w:rsidP="00305419">
      <w:pPr>
        <w:spacing w:before="120" w:line="276" w:lineRule="auto"/>
        <w:jc w:val="both"/>
        <w:rPr>
          <w:rFonts w:eastAsia="Arial Unicode MS"/>
          <w:kern w:val="20"/>
        </w:rPr>
      </w:pPr>
      <w:r w:rsidRPr="00F42E52">
        <w:rPr>
          <w:rFonts w:eastAsia="Arial Unicode MS"/>
          <w:i/>
          <w:color w:val="4F81BD" w:themeColor="accent1"/>
          <w:kern w:val="20"/>
        </w:rPr>
        <w:t xml:space="preserve">FILTRE : </w:t>
      </w:r>
      <w:r w:rsidR="00945E82" w:rsidRPr="00F42E52">
        <w:rPr>
          <w:rFonts w:eastAsia="Arial Unicode MS"/>
          <w:kern w:val="20"/>
        </w:rPr>
        <w:t xml:space="preserve">Poser la question RNV01 ci-après </w:t>
      </w:r>
      <w:r w:rsidR="00823959" w:rsidRPr="00F42E52">
        <w:rPr>
          <w:rFonts w:eastAsia="Arial Unicode MS"/>
          <w:kern w:val="20"/>
        </w:rPr>
        <w:t>à toute</w:t>
      </w:r>
      <w:r w:rsidRPr="00F42E52">
        <w:rPr>
          <w:rFonts w:eastAsia="Arial Unicode MS"/>
          <w:kern w:val="20"/>
        </w:rPr>
        <w:t xml:space="preserve"> personne</w:t>
      </w:r>
      <w:r w:rsidR="00823959" w:rsidRPr="00F42E52">
        <w:rPr>
          <w:rFonts w:eastAsia="Arial Unicode MS"/>
          <w:kern w:val="20"/>
        </w:rPr>
        <w:t xml:space="preserve"> en charge d</w:t>
      </w:r>
      <w:r w:rsidR="00945E82" w:rsidRPr="00F42E52">
        <w:rPr>
          <w:rFonts w:eastAsia="Arial Unicode MS"/>
          <w:kern w:val="20"/>
        </w:rPr>
        <w:t>’enfant</w:t>
      </w:r>
      <w:r w:rsidRPr="00F42E52">
        <w:rPr>
          <w:rFonts w:eastAsia="Arial Unicode MS"/>
          <w:kern w:val="20"/>
        </w:rPr>
        <w:t xml:space="preserve"> </w:t>
      </w:r>
      <w:r w:rsidRPr="00392DAB">
        <w:rPr>
          <w:rFonts w:eastAsia="Arial Unicode MS"/>
          <w:kern w:val="20"/>
          <w:rPrChange w:id="969" w:author="Angèle Dilu Keti" w:date="2020-10-21T18:51:00Z">
            <w:rPr>
              <w:rFonts w:eastAsia="Arial Unicode MS"/>
              <w:kern w:val="20"/>
              <w:highlight w:val="yellow"/>
            </w:rPr>
          </w:rPrChange>
        </w:rPr>
        <w:t xml:space="preserve">qui </w:t>
      </w:r>
      <w:r w:rsidR="00823959" w:rsidRPr="00392DAB">
        <w:rPr>
          <w:rFonts w:eastAsia="Arial Unicode MS"/>
          <w:kern w:val="20"/>
          <w:rPrChange w:id="970" w:author="Angèle Dilu Keti" w:date="2020-10-21T18:51:00Z">
            <w:rPr>
              <w:rFonts w:eastAsia="Arial Unicode MS"/>
              <w:kern w:val="20"/>
              <w:highlight w:val="yellow"/>
            </w:rPr>
          </w:rPrChange>
        </w:rPr>
        <w:t>n'a</w:t>
      </w:r>
      <w:r w:rsidR="00D71D0C" w:rsidRPr="00392DAB">
        <w:rPr>
          <w:rFonts w:eastAsia="Arial Unicode MS"/>
          <w:kern w:val="20"/>
          <w:rPrChange w:id="971" w:author="Angèle Dilu Keti" w:date="2020-10-21T18:51:00Z">
            <w:rPr>
              <w:rFonts w:eastAsia="Arial Unicode MS"/>
              <w:kern w:val="20"/>
              <w:highlight w:val="yellow"/>
            </w:rPr>
          </w:rPrChange>
        </w:rPr>
        <w:t xml:space="preserve"> pas été vacciné pendant la </w:t>
      </w:r>
      <w:del w:id="972" w:author="Angèle Dilu Ahuka" w:date="2019-06-18T20:58:00Z">
        <w:r w:rsidRPr="00392DAB" w:rsidDel="00931963">
          <w:rPr>
            <w:rFonts w:eastAsia="Arial Unicode MS"/>
            <w:kern w:val="20"/>
            <w:rPrChange w:id="973" w:author="Angèle Dilu Keti" w:date="2020-10-21T18:51:00Z">
              <w:rPr>
                <w:rFonts w:eastAsia="Arial Unicode MS"/>
                <w:kern w:val="20"/>
                <w:highlight w:val="yellow"/>
              </w:rPr>
            </w:rPrChange>
          </w:rPr>
          <w:delText xml:space="preserve"> </w:delText>
        </w:r>
      </w:del>
      <w:r w:rsidRPr="00392DAB">
        <w:rPr>
          <w:rFonts w:eastAsia="Arial Unicode MS"/>
          <w:kern w:val="20"/>
          <w:rPrChange w:id="974" w:author="Angèle Dilu Keti" w:date="2020-10-21T18:51:00Z">
            <w:rPr>
              <w:rFonts w:eastAsia="Arial Unicode MS"/>
              <w:kern w:val="20"/>
              <w:highlight w:val="yellow"/>
            </w:rPr>
          </w:rPrChange>
        </w:rPr>
        <w:t>campagne con</w:t>
      </w:r>
      <w:r w:rsidR="00823959" w:rsidRPr="00392DAB">
        <w:rPr>
          <w:rFonts w:eastAsia="Arial Unicode MS"/>
          <w:kern w:val="20"/>
          <w:rPrChange w:id="975" w:author="Angèle Dilu Keti" w:date="2020-10-21T18:51:00Z">
            <w:rPr>
              <w:rFonts w:eastAsia="Arial Unicode MS"/>
              <w:kern w:val="20"/>
              <w:highlight w:val="yellow"/>
            </w:rPr>
          </w:rPrChange>
        </w:rPr>
        <w:t xml:space="preserve">tre la rougeole </w:t>
      </w:r>
      <w:del w:id="976" w:author="Angèle Dilu Keti" w:date="2020-10-21T18:51:00Z">
        <w:r w:rsidR="00823959" w:rsidRPr="00392DAB" w:rsidDel="00392DAB">
          <w:rPr>
            <w:rFonts w:eastAsia="Arial Unicode MS"/>
            <w:kern w:val="20"/>
            <w:rPrChange w:id="977" w:author="Angèle Dilu Keti" w:date="2020-10-21T18:51:00Z">
              <w:rPr>
                <w:rFonts w:eastAsia="Arial Unicode MS"/>
                <w:kern w:val="20"/>
                <w:highlight w:val="yellow"/>
              </w:rPr>
            </w:rPrChange>
          </w:rPr>
          <w:delText>du</w:delText>
        </w:r>
      </w:del>
      <w:ins w:id="978" w:author="Angèle Dilu Ahuka" w:date="2019-06-18T20:58:00Z">
        <w:del w:id="979" w:author="Angèle Dilu Keti" w:date="2020-10-21T18:51:00Z">
          <w:r w:rsidR="00931963" w:rsidRPr="00392DAB" w:rsidDel="00392DAB">
            <w:rPr>
              <w:rFonts w:eastAsia="Arial Unicode MS"/>
              <w:kern w:val="20"/>
              <w:rPrChange w:id="980" w:author="Angèle Dilu Keti" w:date="2020-10-21T18:51:00Z">
                <w:rPr>
                  <w:rFonts w:eastAsia="Arial Unicode MS"/>
                  <w:kern w:val="20"/>
                  <w:highlight w:val="yellow"/>
                </w:rPr>
              </w:rPrChange>
            </w:rPr>
            <w:delText xml:space="preserve"> 19 </w:delText>
          </w:r>
        </w:del>
      </w:ins>
      <w:del w:id="981" w:author="Angèle Dilu Keti" w:date="2020-10-21T18:51:00Z">
        <w:r w:rsidR="00823959" w:rsidRPr="00392DAB" w:rsidDel="00392DAB">
          <w:rPr>
            <w:rFonts w:eastAsia="Arial Unicode MS"/>
            <w:kern w:val="20"/>
            <w:rPrChange w:id="982" w:author="Angèle Dilu Keti" w:date="2020-10-21T18:51:00Z">
              <w:rPr>
                <w:rFonts w:eastAsia="Arial Unicode MS"/>
                <w:kern w:val="20"/>
                <w:highlight w:val="yellow"/>
              </w:rPr>
            </w:rPrChange>
          </w:rPr>
          <w:delText xml:space="preserve">….. </w:delText>
        </w:r>
      </w:del>
      <w:ins w:id="983" w:author="Angèle Dilu Ahuka" w:date="2019-06-18T20:58:00Z">
        <w:del w:id="984" w:author="Angèle Dilu Keti" w:date="2020-10-21T18:51:00Z">
          <w:r w:rsidR="00931963" w:rsidRPr="00392DAB" w:rsidDel="00392DAB">
            <w:rPr>
              <w:rFonts w:eastAsia="Arial Unicode MS"/>
              <w:kern w:val="20"/>
              <w:rPrChange w:id="985" w:author="Angèle Dilu Keti" w:date="2020-10-21T18:51:00Z">
                <w:rPr>
                  <w:rFonts w:eastAsia="Arial Unicode MS"/>
                  <w:kern w:val="20"/>
                  <w:highlight w:val="yellow"/>
                </w:rPr>
              </w:rPrChange>
            </w:rPr>
            <w:delText xml:space="preserve">au </w:delText>
          </w:r>
        </w:del>
      </w:ins>
      <w:del w:id="986" w:author="Angèle Dilu Keti" w:date="2020-10-21T18:51:00Z">
        <w:r w:rsidR="00823959" w:rsidRPr="00392DAB" w:rsidDel="00392DAB">
          <w:rPr>
            <w:rFonts w:eastAsia="Arial Unicode MS"/>
            <w:kern w:val="20"/>
            <w:rPrChange w:id="987" w:author="Angèle Dilu Keti" w:date="2020-10-21T18:51:00Z">
              <w:rPr>
                <w:rFonts w:eastAsia="Arial Unicode MS"/>
                <w:kern w:val="20"/>
                <w:highlight w:val="yellow"/>
              </w:rPr>
            </w:rPrChange>
          </w:rPr>
          <w:delText>au……</w:delText>
        </w:r>
      </w:del>
      <w:ins w:id="988" w:author="Angèle Dilu Ahuka" w:date="2019-06-18T20:58:00Z">
        <w:del w:id="989" w:author="Angèle Dilu Keti" w:date="2020-10-21T18:51:00Z">
          <w:r w:rsidR="00931963" w:rsidRPr="00392DAB" w:rsidDel="00392DAB">
            <w:rPr>
              <w:rFonts w:eastAsia="Arial Unicode MS"/>
              <w:kern w:val="20"/>
              <w:rPrChange w:id="990" w:author="Angèle Dilu Keti" w:date="2020-10-21T18:51:00Z">
                <w:rPr>
                  <w:rFonts w:eastAsia="Arial Unicode MS"/>
                  <w:kern w:val="20"/>
                  <w:highlight w:val="yellow"/>
                </w:rPr>
              </w:rPrChange>
            </w:rPr>
            <w:delText>23 avri</w:delText>
          </w:r>
        </w:del>
      </w:ins>
      <w:ins w:id="991" w:author="Angèle Dilu Ahuka" w:date="2019-06-18T20:59:00Z">
        <w:del w:id="992" w:author="Angèle Dilu Keti" w:date="2020-10-21T18:51:00Z">
          <w:r w:rsidR="00931963" w:rsidRPr="00392DAB" w:rsidDel="00392DAB">
            <w:rPr>
              <w:rFonts w:eastAsia="Arial Unicode MS"/>
              <w:kern w:val="20"/>
              <w:rPrChange w:id="993" w:author="Angèle Dilu Keti" w:date="2020-10-21T18:51:00Z">
                <w:rPr>
                  <w:rFonts w:eastAsia="Arial Unicode MS"/>
                  <w:kern w:val="20"/>
                  <w:highlight w:val="yellow"/>
                </w:rPr>
              </w:rPrChange>
            </w:rPr>
            <w:delText xml:space="preserve">l </w:delText>
          </w:r>
        </w:del>
      </w:ins>
      <w:del w:id="994" w:author="Angèle Dilu Keti" w:date="2020-10-21T18:51:00Z">
        <w:r w:rsidR="00823959" w:rsidRPr="00392DAB" w:rsidDel="00392DAB">
          <w:rPr>
            <w:rFonts w:eastAsia="Arial Unicode MS"/>
            <w:kern w:val="20"/>
            <w:rPrChange w:id="995" w:author="Angèle Dilu Keti" w:date="2020-10-21T18:51:00Z">
              <w:rPr>
                <w:rFonts w:eastAsia="Arial Unicode MS"/>
                <w:kern w:val="20"/>
                <w:highlight w:val="yellow"/>
              </w:rPr>
            </w:rPrChange>
          </w:rPr>
          <w:delText>.20</w:delText>
        </w:r>
      </w:del>
      <w:ins w:id="996" w:author="Angèle Dilu Ahuka" w:date="2019-06-18T20:59:00Z">
        <w:del w:id="997" w:author="Angèle Dilu Keti" w:date="2020-10-21T18:51:00Z">
          <w:r w:rsidR="00931963" w:rsidRPr="00392DAB" w:rsidDel="00392DAB">
            <w:rPr>
              <w:rFonts w:eastAsia="Arial Unicode MS"/>
              <w:kern w:val="20"/>
              <w:rPrChange w:id="998" w:author="Angèle Dilu Keti" w:date="2020-10-21T18:51:00Z">
                <w:rPr>
                  <w:rFonts w:eastAsia="Arial Unicode MS"/>
                  <w:kern w:val="20"/>
                  <w:highlight w:val="yellow"/>
                </w:rPr>
              </w:rPrChange>
            </w:rPr>
            <w:delText>19</w:delText>
          </w:r>
        </w:del>
      </w:ins>
      <w:ins w:id="999" w:author="Angèle Dilu Keti" w:date="2020-10-21T18:51:00Z">
        <w:r w:rsidR="00392DAB">
          <w:rPr>
            <w:rFonts w:eastAsia="Arial Unicode MS"/>
            <w:kern w:val="20"/>
          </w:rPr>
          <w:t>des 3 bl</w:t>
        </w:r>
      </w:ins>
      <w:ins w:id="1000" w:author="Angèle Dilu Keti" w:date="2020-10-21T18:52:00Z">
        <w:r w:rsidR="00392DAB">
          <w:rPr>
            <w:rFonts w:eastAsia="Arial Unicode MS"/>
            <w:kern w:val="20"/>
          </w:rPr>
          <w:t>ocs</w:t>
        </w:r>
      </w:ins>
      <w:del w:id="1001" w:author="Angèle Dilu Ahuka" w:date="2019-06-18T20:59:00Z">
        <w:r w:rsidR="00823959" w:rsidRPr="00392DAB" w:rsidDel="00931963">
          <w:rPr>
            <w:rFonts w:eastAsia="Arial Unicode MS"/>
            <w:kern w:val="20"/>
            <w:rPrChange w:id="1002" w:author="Angèle Dilu Keti" w:date="2020-10-21T18:51:00Z">
              <w:rPr>
                <w:rFonts w:eastAsia="Arial Unicode MS"/>
                <w:kern w:val="20"/>
                <w:highlight w:val="yellow"/>
              </w:rPr>
            </w:rPrChange>
          </w:rPr>
          <w:delText>1….</w:delText>
        </w:r>
      </w:del>
      <w:r w:rsidR="00D71D0C" w:rsidRPr="00392DAB">
        <w:rPr>
          <w:rFonts w:eastAsia="Arial Unicode MS"/>
          <w:kern w:val="20"/>
        </w:rPr>
        <w:t xml:space="preserve"> (Ra</w:t>
      </w:r>
      <w:r w:rsidR="00D71D0C" w:rsidRPr="00F42E52">
        <w:rPr>
          <w:rFonts w:eastAsia="Arial Unicode MS"/>
          <w:kern w:val="20"/>
        </w:rPr>
        <w:t xml:space="preserve">isons de </w:t>
      </w:r>
      <w:del w:id="1003" w:author="Angèle Dilu Keti" w:date="2020-10-21T18:54:00Z">
        <w:r w:rsidR="00D71D0C" w:rsidRPr="00F42E52" w:rsidDel="00392DAB">
          <w:rPr>
            <w:rFonts w:eastAsia="Arial Unicode MS"/>
            <w:kern w:val="20"/>
          </w:rPr>
          <w:delText>non vaccination</w:delText>
        </w:r>
      </w:del>
      <w:ins w:id="1004" w:author="Angèle Dilu Keti" w:date="2020-10-21T18:54:00Z">
        <w:r w:rsidR="00392DAB" w:rsidRPr="00F42E52">
          <w:rPr>
            <w:rFonts w:eastAsia="Arial Unicode MS"/>
            <w:kern w:val="20"/>
          </w:rPr>
          <w:t>non-vaccination</w:t>
        </w:r>
      </w:ins>
      <w:r w:rsidR="00D71D0C" w:rsidRPr="00F42E52">
        <w:rPr>
          <w:rFonts w:eastAsia="Arial Unicode MS"/>
          <w:kern w:val="20"/>
        </w:rPr>
        <w:t>)</w:t>
      </w:r>
    </w:p>
    <w:p w14:paraId="50A99AC7" w14:textId="77777777" w:rsidR="00D71D0C" w:rsidRPr="00F42E52" w:rsidRDefault="00D71D0C" w:rsidP="00305419">
      <w:pPr>
        <w:spacing w:before="120" w:line="276" w:lineRule="auto"/>
        <w:jc w:val="both"/>
        <w:rPr>
          <w:rFonts w:eastAsia="Arial Unicode MS"/>
          <w:kern w:val="20"/>
        </w:rPr>
      </w:pPr>
      <w:r w:rsidRPr="00F42E52">
        <w:rPr>
          <w:rFonts w:eastAsia="Arial Unicode MS"/>
          <w:b/>
          <w:bCs/>
          <w:kern w:val="20"/>
          <w:u w:val="single"/>
        </w:rPr>
        <w:lastRenderedPageBreak/>
        <w:t>RRNV01</w:t>
      </w:r>
      <w:r w:rsidRPr="00F42E52">
        <w:rPr>
          <w:rFonts w:eastAsia="Arial Unicode MS"/>
          <w:kern w:val="20"/>
        </w:rPr>
        <w:t xml:space="preserve"> </w:t>
      </w:r>
      <w:r w:rsidR="00823959" w:rsidRPr="00F42E52">
        <w:rPr>
          <w:rFonts w:eastAsia="Arial Unicode MS"/>
          <w:kern w:val="20"/>
        </w:rPr>
        <w:t>Demander au répondant, ce qui (motifs, causes, raisons) peut expliquer le fait que l’enfant n’a pu être vacciné pendant la campagne. Recueillir les trois plus importantes raisons (s’il y en a autant) et r</w:t>
      </w:r>
      <w:r w:rsidRPr="00F42E52">
        <w:rPr>
          <w:rFonts w:eastAsia="Arial Unicode MS"/>
          <w:kern w:val="20"/>
        </w:rPr>
        <w:t>eportez</w:t>
      </w:r>
      <w:r w:rsidR="00823959" w:rsidRPr="00F42E52">
        <w:rPr>
          <w:rFonts w:eastAsia="Arial Unicode MS"/>
          <w:kern w:val="20"/>
        </w:rPr>
        <w:t xml:space="preserve"> dans les cases des raisons (1), (2) et (3) en utilisant les codes </w:t>
      </w:r>
      <w:r w:rsidR="00BC3F1E" w:rsidRPr="00F42E52">
        <w:rPr>
          <w:rFonts w:eastAsia="Arial Unicode MS"/>
          <w:kern w:val="20"/>
        </w:rPr>
        <w:t>à deux chiffres des réponses proposées</w:t>
      </w:r>
      <w:r w:rsidRPr="00F42E52">
        <w:rPr>
          <w:rFonts w:eastAsia="Arial Unicode MS"/>
          <w:kern w:val="20"/>
        </w:rPr>
        <w:t xml:space="preserve">. Si la réponse est </w:t>
      </w:r>
      <w:r w:rsidR="00BC3F1E" w:rsidRPr="00F42E52">
        <w:rPr>
          <w:rFonts w:eastAsia="Arial Unicode MS"/>
          <w:kern w:val="20"/>
        </w:rPr>
        <w:t>« </w:t>
      </w:r>
      <w:r w:rsidRPr="00F42E52">
        <w:rPr>
          <w:rFonts w:eastAsia="Arial Unicode MS"/>
          <w:kern w:val="20"/>
        </w:rPr>
        <w:t>autre</w:t>
      </w:r>
      <w:r w:rsidR="00BC3F1E" w:rsidRPr="00F42E52">
        <w:rPr>
          <w:rFonts w:eastAsia="Arial Unicode MS"/>
          <w:kern w:val="20"/>
        </w:rPr>
        <w:t> »</w:t>
      </w:r>
      <w:r w:rsidRPr="00F42E52">
        <w:rPr>
          <w:rFonts w:eastAsia="Arial Unicode MS"/>
          <w:kern w:val="20"/>
        </w:rPr>
        <w:t xml:space="preserve">, </w:t>
      </w:r>
      <w:r w:rsidR="00BC3F1E" w:rsidRPr="00F42E52">
        <w:rPr>
          <w:rFonts w:eastAsia="Arial Unicode MS"/>
          <w:kern w:val="20"/>
        </w:rPr>
        <w:t xml:space="preserve">il faut rechercher et consigner la </w:t>
      </w:r>
      <w:r w:rsidRPr="00F42E52">
        <w:rPr>
          <w:rFonts w:eastAsia="Arial Unicode MS"/>
          <w:kern w:val="20"/>
        </w:rPr>
        <w:t>précisio</w:t>
      </w:r>
      <w:r w:rsidR="00B67566" w:rsidRPr="00F42E52">
        <w:rPr>
          <w:rFonts w:eastAsia="Arial Unicode MS"/>
          <w:kern w:val="20"/>
        </w:rPr>
        <w:t>n.</w:t>
      </w:r>
    </w:p>
    <w:p w14:paraId="15A3A015" w14:textId="728AFB57" w:rsidR="00D71D0C" w:rsidRPr="00F42E52" w:rsidRDefault="00B67566" w:rsidP="00305419">
      <w:pPr>
        <w:spacing w:before="120" w:line="276" w:lineRule="auto"/>
        <w:jc w:val="both"/>
        <w:rPr>
          <w:rFonts w:eastAsia="Arial Unicode MS"/>
          <w:b/>
          <w:bCs/>
          <w:kern w:val="20"/>
        </w:rPr>
      </w:pPr>
      <w:del w:id="1005" w:author="Angèle Dilu Keti" w:date="2020-10-21T18:54:00Z">
        <w:r w:rsidRPr="00F42E52" w:rsidDel="00392DAB">
          <w:rPr>
            <w:rFonts w:eastAsia="Arial Unicode MS"/>
            <w:b/>
            <w:bCs/>
            <w:kern w:val="20"/>
          </w:rPr>
          <w:delText>NB:</w:delText>
        </w:r>
      </w:del>
      <w:ins w:id="1006" w:author="Angèle Dilu Keti" w:date="2020-10-21T18:54:00Z">
        <w:r w:rsidR="00392DAB" w:rsidRPr="00F42E52">
          <w:rPr>
            <w:rFonts w:eastAsia="Arial Unicode MS"/>
            <w:b/>
            <w:bCs/>
            <w:kern w:val="20"/>
          </w:rPr>
          <w:t>NB :</w:t>
        </w:r>
      </w:ins>
    </w:p>
    <w:p w14:paraId="41410CA9" w14:textId="20794E1E" w:rsidR="00D71D0C" w:rsidRPr="00F42E52" w:rsidRDefault="00B67566" w:rsidP="00305419">
      <w:pPr>
        <w:spacing w:before="120" w:line="276" w:lineRule="auto"/>
        <w:jc w:val="both"/>
        <w:rPr>
          <w:rFonts w:eastAsia="Arial Unicode MS"/>
          <w:kern w:val="20"/>
        </w:rPr>
      </w:pPr>
      <w:r w:rsidRPr="00F42E52">
        <w:rPr>
          <w:rFonts w:eastAsia="Arial Unicode MS"/>
          <w:kern w:val="20"/>
        </w:rPr>
        <w:t>Pour chaque enfant</w:t>
      </w:r>
      <w:r w:rsidR="00D71D0C" w:rsidRPr="00F42E52">
        <w:rPr>
          <w:rFonts w:eastAsia="Arial Unicode MS"/>
          <w:kern w:val="20"/>
        </w:rPr>
        <w:t xml:space="preserve"> non vacciné</w:t>
      </w:r>
      <w:del w:id="1007" w:author="Angèle Dilu Ahuka" w:date="2019-06-18T20:59:00Z">
        <w:r w:rsidR="00D71D0C" w:rsidRPr="00F42E52" w:rsidDel="00931963">
          <w:rPr>
            <w:rFonts w:eastAsia="Arial Unicode MS"/>
            <w:kern w:val="20"/>
          </w:rPr>
          <w:delText>e</w:delText>
        </w:r>
      </w:del>
      <w:r w:rsidR="00D71D0C" w:rsidRPr="00F42E52">
        <w:rPr>
          <w:rFonts w:eastAsia="Arial Unicode MS"/>
          <w:kern w:val="20"/>
        </w:rPr>
        <w:t>, le questionnaire permet de codifi</w:t>
      </w:r>
      <w:r w:rsidR="00BC3F1E" w:rsidRPr="00F42E52">
        <w:rPr>
          <w:rFonts w:eastAsia="Arial Unicode MS"/>
          <w:kern w:val="20"/>
        </w:rPr>
        <w:t xml:space="preserve">er trois raisons expliquant la </w:t>
      </w:r>
      <w:del w:id="1008" w:author="Angèle Dilu Keti" w:date="2020-10-21T18:54:00Z">
        <w:r w:rsidRPr="00F42E52" w:rsidDel="00392DAB">
          <w:rPr>
            <w:rFonts w:eastAsia="Arial Unicode MS"/>
            <w:kern w:val="20"/>
          </w:rPr>
          <w:delText>non vaccination</w:delText>
        </w:r>
      </w:del>
      <w:ins w:id="1009" w:author="Angèle Dilu Keti" w:date="2020-10-21T18:54:00Z">
        <w:r w:rsidR="00392DAB" w:rsidRPr="00F42E52">
          <w:rPr>
            <w:rFonts w:eastAsia="Arial Unicode MS"/>
            <w:kern w:val="20"/>
          </w:rPr>
          <w:t>non-vaccination</w:t>
        </w:r>
      </w:ins>
      <w:r w:rsidR="00D71D0C" w:rsidRPr="00F42E52">
        <w:rPr>
          <w:rFonts w:eastAsia="Arial Unicode MS"/>
          <w:kern w:val="20"/>
        </w:rPr>
        <w:t xml:space="preserve">. </w:t>
      </w:r>
      <w:r w:rsidR="00BC3F1E" w:rsidRPr="00F42E52">
        <w:rPr>
          <w:rFonts w:eastAsia="Arial Unicode MS"/>
          <w:kern w:val="20"/>
        </w:rPr>
        <w:t xml:space="preserve">Si le répondant évoque une ou deux raisons, les inscrire dans les signes (1) puis (2). Si le répondant </w:t>
      </w:r>
      <w:r w:rsidR="00D71D0C" w:rsidRPr="00F42E52">
        <w:rPr>
          <w:rFonts w:eastAsia="Arial Unicode MS"/>
          <w:kern w:val="20"/>
        </w:rPr>
        <w:t xml:space="preserve">évoque plus de trois raisons, signaler </w:t>
      </w:r>
      <w:r w:rsidR="00235944" w:rsidRPr="00F42E52">
        <w:rPr>
          <w:rFonts w:eastAsia="Arial Unicode MS"/>
          <w:kern w:val="20"/>
        </w:rPr>
        <w:t xml:space="preserve">seulement les trois plus importantes </w:t>
      </w:r>
      <w:r w:rsidR="00BC3F1E" w:rsidRPr="00F42E52">
        <w:rPr>
          <w:rFonts w:eastAsia="Arial Unicode MS"/>
          <w:kern w:val="20"/>
        </w:rPr>
        <w:t>(</w:t>
      </w:r>
      <w:r w:rsidR="00235944" w:rsidRPr="00F42E52">
        <w:rPr>
          <w:rFonts w:eastAsia="Arial Unicode MS"/>
          <w:kern w:val="20"/>
        </w:rPr>
        <w:t xml:space="preserve">selon </w:t>
      </w:r>
      <w:r w:rsidR="00BC3F1E" w:rsidRPr="00F42E52">
        <w:rPr>
          <w:rFonts w:eastAsia="Arial Unicode MS"/>
          <w:kern w:val="20"/>
        </w:rPr>
        <w:t>lui)</w:t>
      </w:r>
      <w:r w:rsidR="00D71D0C" w:rsidRPr="00F42E52">
        <w:rPr>
          <w:rFonts w:eastAsia="Arial Unicode MS"/>
          <w:kern w:val="20"/>
        </w:rPr>
        <w:t>.</w:t>
      </w:r>
    </w:p>
    <w:p w14:paraId="778F90B9" w14:textId="77777777" w:rsidR="00235944" w:rsidRPr="00F42E52" w:rsidRDefault="00235944" w:rsidP="00305419">
      <w:pPr>
        <w:spacing w:before="120" w:line="276" w:lineRule="auto"/>
        <w:ind w:left="792"/>
        <w:jc w:val="both"/>
        <w:rPr>
          <w:rFonts w:eastAsia="Arial Unicode MS"/>
          <w:kern w:val="20"/>
        </w:rPr>
      </w:pPr>
    </w:p>
    <w:p w14:paraId="59B00789" w14:textId="77777777" w:rsidR="00D71D0C" w:rsidRPr="00F42E52" w:rsidRDefault="00D71D0C" w:rsidP="00305419">
      <w:pPr>
        <w:widowControl/>
        <w:kinsoku/>
        <w:autoSpaceDE w:val="0"/>
        <w:autoSpaceDN w:val="0"/>
        <w:adjustRightInd w:val="0"/>
        <w:spacing w:before="120" w:line="276" w:lineRule="auto"/>
        <w:jc w:val="both"/>
        <w:rPr>
          <w:kern w:val="20"/>
        </w:rPr>
        <w:sectPr w:rsidR="00D71D0C" w:rsidRPr="00F42E52" w:rsidSect="00D71D0C">
          <w:footerReference w:type="default" r:id="rId14"/>
          <w:pgSz w:w="11918" w:h="16854"/>
          <w:pgMar w:top="1134" w:right="1134" w:bottom="1134" w:left="1134" w:header="720" w:footer="717" w:gutter="113"/>
          <w:cols w:space="720"/>
          <w:noEndnote/>
        </w:sectPr>
      </w:pPr>
    </w:p>
    <w:p w14:paraId="511DF633" w14:textId="2EC18AAF" w:rsidR="00D71D0C" w:rsidRPr="004B553B" w:rsidRDefault="00701DA8" w:rsidP="001D341C">
      <w:pPr>
        <w:pStyle w:val="Titre1"/>
        <w:rPr>
          <w:rFonts w:eastAsia="Arial Unicode MS"/>
        </w:rPr>
        <w:pPrChange w:id="1018" w:author="Angèle Dilu Keti" w:date="2020-10-22T08:10:00Z">
          <w:pPr>
            <w:spacing w:before="120" w:line="276" w:lineRule="auto"/>
            <w:ind w:firstLine="708"/>
            <w:jc w:val="both"/>
          </w:pPr>
        </w:pPrChange>
      </w:pPr>
      <w:bookmarkStart w:id="1019" w:name="_Toc54246671"/>
      <w:r w:rsidRPr="004B553B">
        <w:rPr>
          <w:rFonts w:eastAsia="Arial Unicode MS"/>
        </w:rPr>
        <w:lastRenderedPageBreak/>
        <w:t>Annexe</w:t>
      </w:r>
      <w:ins w:id="1020" w:author="Angèle Dilu Ahuka" w:date="2019-06-18T21:49:00Z">
        <w:r w:rsidR="004C381B">
          <w:rPr>
            <w:rFonts w:eastAsia="Arial Unicode MS"/>
          </w:rPr>
          <w:t>s</w:t>
        </w:r>
      </w:ins>
      <w:bookmarkEnd w:id="1019"/>
      <w:r w:rsidRPr="004B553B">
        <w:rPr>
          <w:rFonts w:eastAsia="Arial Unicode MS"/>
        </w:rPr>
        <w:t> </w:t>
      </w:r>
      <w:del w:id="1021" w:author="Angèle Dilu Ahuka" w:date="2019-06-18T21:49:00Z">
        <w:r w:rsidRPr="004B553B" w:rsidDel="004C381B">
          <w:rPr>
            <w:rFonts w:eastAsia="Arial Unicode MS"/>
          </w:rPr>
          <w:delText>:</w:delText>
        </w:r>
      </w:del>
    </w:p>
    <w:p w14:paraId="057ADDCB" w14:textId="239D54C5" w:rsidR="00701DA8" w:rsidRPr="004B553B" w:rsidRDefault="004C381B" w:rsidP="00305419">
      <w:pPr>
        <w:shd w:val="clear" w:color="auto" w:fill="D9D9D9" w:themeFill="background1" w:themeFillShade="D9"/>
        <w:spacing w:before="120" w:line="276" w:lineRule="auto"/>
        <w:jc w:val="both"/>
        <w:rPr>
          <w:rFonts w:eastAsia="Arial Unicode MS"/>
          <w:b/>
          <w:kern w:val="20"/>
        </w:rPr>
      </w:pPr>
      <w:ins w:id="1022" w:author="Angèle Dilu Ahuka" w:date="2019-06-18T21:49:00Z">
        <w:r>
          <w:rPr>
            <w:rFonts w:eastAsia="Arial Unicode MS"/>
            <w:b/>
            <w:bCs/>
            <w:kern w:val="20"/>
          </w:rPr>
          <w:t>Annexe 1 :</w:t>
        </w:r>
      </w:ins>
      <w:ins w:id="1023" w:author="Angèle Dilu Keti" w:date="2020-10-21T18:58:00Z">
        <w:r w:rsidR="00375770">
          <w:rPr>
            <w:rFonts w:eastAsia="Arial Unicode MS"/>
            <w:b/>
            <w:bCs/>
            <w:kern w:val="20"/>
          </w:rPr>
          <w:t xml:space="preserve"> </w:t>
        </w:r>
      </w:ins>
      <w:del w:id="1024" w:author="Angèle Dilu Ahuka" w:date="2019-06-18T21:49:00Z">
        <w:r w:rsidR="00701DA8" w:rsidRPr="004B553B" w:rsidDel="004C381B">
          <w:rPr>
            <w:rFonts w:eastAsia="Arial Unicode MS"/>
            <w:b/>
            <w:bCs/>
            <w:kern w:val="20"/>
          </w:rPr>
          <w:delText xml:space="preserve">Section IV </w:delText>
        </w:r>
      </w:del>
      <w:del w:id="1025" w:author="Angèle Dilu Keti" w:date="2020-10-21T18:58:00Z">
        <w:r w:rsidR="00701DA8" w:rsidRPr="004B553B" w:rsidDel="00375770">
          <w:rPr>
            <w:rFonts w:eastAsia="Arial Unicode MS"/>
            <w:b/>
            <w:kern w:val="20"/>
          </w:rPr>
          <w:delText>Exemple du schéma d’une localité pour sélectionner le premier ménage</w:delText>
        </w:r>
      </w:del>
      <w:ins w:id="1026" w:author="Angèle Dilu Keti" w:date="2020-10-21T18:58:00Z">
        <w:r w:rsidR="00375770">
          <w:rPr>
            <w:rFonts w:eastAsia="Arial Unicode MS"/>
            <w:b/>
            <w:bCs/>
            <w:kern w:val="20"/>
          </w:rPr>
          <w:t xml:space="preserve">Provinces concernés par la campagne de vaccination </w:t>
        </w:r>
      </w:ins>
    </w:p>
    <w:p w14:paraId="559B715D" w14:textId="6A93692D" w:rsidR="00BC3F1E" w:rsidRPr="00F42E52" w:rsidDel="00375770" w:rsidRDefault="00BC3F1E" w:rsidP="00305419">
      <w:pPr>
        <w:spacing w:before="120" w:line="276" w:lineRule="auto"/>
        <w:jc w:val="both"/>
        <w:rPr>
          <w:del w:id="1027" w:author="Angèle Dilu Keti" w:date="2020-10-21T18:58:00Z"/>
          <w:rFonts w:eastAsia="Arial Unicode MS"/>
          <w:b/>
          <w:bCs/>
          <w:kern w:val="20"/>
        </w:rPr>
      </w:pPr>
    </w:p>
    <w:p w14:paraId="4758D49A" w14:textId="30BBFC95" w:rsidR="00D71D0C" w:rsidRPr="00F42E52" w:rsidDel="00375770" w:rsidRDefault="00845258" w:rsidP="00305419">
      <w:pPr>
        <w:spacing w:before="120" w:line="276" w:lineRule="auto"/>
        <w:jc w:val="both"/>
        <w:rPr>
          <w:del w:id="1028" w:author="Angèle Dilu Keti" w:date="2020-10-21T18:58:00Z"/>
          <w:kern w:val="20"/>
        </w:rPr>
      </w:pPr>
      <w:del w:id="1029" w:author="Angèle Dilu Keti" w:date="2020-10-21T18:57:00Z">
        <w:r w:rsidRPr="00F42E52" w:rsidDel="00375770">
          <w:rPr>
            <w:rFonts w:eastAsia="Arial Unicode MS"/>
            <w:b/>
            <w:bCs/>
            <w:kern w:val="20"/>
          </w:rPr>
          <w:object w:dxaOrig="7138" w:dyaOrig="5347" w14:anchorId="1648AA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2pt;height:352.3pt" o:ole="">
              <v:imagedata r:id="rId15" o:title=""/>
            </v:shape>
            <o:OLEObject Type="Embed" ProgID="PowerPoint.Slide.12" ShapeID="_x0000_i1025" DrawAspect="Content" ObjectID="_1664875069" r:id="rId16"/>
          </w:object>
        </w:r>
        <w:r w:rsidR="00E05653">
          <w:rPr>
            <w:noProof/>
            <w:kern w:val="20"/>
          </w:rPr>
          <w:pict w14:anchorId="7CAE9458">
            <v:shape id="Text Box 9" o:spid="_x0000_s1033" type="#_x0000_t202" style="position:absolute;left:0;text-align:left;margin-left:476.15pt;margin-top:357.15pt;width:49.9pt;height:7.65pt;z-index:25166745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" o:allowincell="f" stroked="f">
              <v:fill opacity="0"/>
              <v:textbox inset="0,0,0,0">
                <w:txbxContent>
                  <w:p w14:paraId="0F7A7B6D" w14:textId="77777777" w:rsidR="00E05653" w:rsidRDefault="00E05653" w:rsidP="00D71D0C">
                    <w:pPr>
                      <w:spacing w:line="181" w:lineRule="exact"/>
                      <w:rPr>
                        <w:rFonts w:ascii="Arial" w:hAnsi="Arial" w:cs="Arial"/>
                        <w:b/>
                        <w:bCs/>
                        <w:color w:val="FF0000"/>
                        <w:spacing w:val="-8"/>
                        <w:w w:val="115"/>
                        <w:sz w:val="20"/>
                        <w:szCs w:val="20"/>
                      </w:rPr>
                    </w:pPr>
                    <w:r>
                      <w:rPr>
                        <w:rFonts w:ascii="Arial" w:hAnsi="Arial" w:cs="Arial"/>
                        <w:b/>
                        <w:bCs/>
                        <w:color w:val="FF0000"/>
                        <w:spacing w:val="-8"/>
                        <w:w w:val="115"/>
                        <w:sz w:val="20"/>
                        <w:szCs w:val="20"/>
                      </w:rPr>
                      <w:t>Secteur 4</w:t>
                    </w:r>
                  </w:p>
                </w:txbxContent>
              </v:textbox>
              <w10:wrap type="square" anchorx="page" anchory="page"/>
            </v:shape>
          </w:pict>
        </w:r>
      </w:del>
      <w:del w:id="1030" w:author="Angèle Dilu Keti" w:date="2020-10-21T18:58:00Z">
        <w:r w:rsidR="00D71D0C" w:rsidRPr="00F42E52" w:rsidDel="00375770">
          <w:rPr>
            <w:kern w:val="20"/>
          </w:rPr>
          <w:delText>Pour le choix des ménages, tirer d’abord le secteur. Ici c’est le</w:delText>
        </w:r>
      </w:del>
      <w:del w:id="1031" w:author="Angèle Dilu Keti" w:date="2020-10-21T18:55:00Z">
        <w:r w:rsidR="00D71D0C" w:rsidRPr="00F42E52" w:rsidDel="00392DAB">
          <w:rPr>
            <w:kern w:val="20"/>
          </w:rPr>
          <w:delText>s</w:delText>
        </w:r>
      </w:del>
      <w:del w:id="1032" w:author="Angèle Dilu Keti" w:date="2020-10-21T18:58:00Z">
        <w:r w:rsidR="00D71D0C" w:rsidRPr="00F42E52" w:rsidDel="00375770">
          <w:rPr>
            <w:kern w:val="20"/>
          </w:rPr>
          <w:delText xml:space="preserve"> secteur</w:delText>
        </w:r>
      </w:del>
      <w:del w:id="1033" w:author="Angèle Dilu Keti" w:date="2020-10-21T18:55:00Z">
        <w:r w:rsidR="00932E93" w:rsidRPr="00F42E52" w:rsidDel="00392DAB">
          <w:rPr>
            <w:kern w:val="20"/>
          </w:rPr>
          <w:delText>s</w:delText>
        </w:r>
        <w:r w:rsidR="00D71D0C" w:rsidRPr="00F42E52" w:rsidDel="00392DAB">
          <w:rPr>
            <w:kern w:val="20"/>
          </w:rPr>
          <w:delText xml:space="preserve"> </w:delText>
        </w:r>
      </w:del>
      <w:del w:id="1034" w:author="Angèle Dilu Keti" w:date="2020-10-21T18:58:00Z">
        <w:r w:rsidR="00D71D0C" w:rsidRPr="00F42E52" w:rsidDel="00375770">
          <w:rPr>
            <w:kern w:val="20"/>
          </w:rPr>
          <w:delText xml:space="preserve">4 qui a été tiré. Ensuite, numéroter toutes les </w:delText>
        </w:r>
        <w:r w:rsidR="00704901" w:rsidRPr="00F42E52" w:rsidDel="00375770">
          <w:rPr>
            <w:kern w:val="20"/>
          </w:rPr>
          <w:delText>parcelles/</w:delText>
        </w:r>
        <w:r w:rsidR="00D71D0C" w:rsidRPr="00F42E52" w:rsidDel="00375770">
          <w:rPr>
            <w:kern w:val="20"/>
          </w:rPr>
          <w:delText xml:space="preserve">maisons à partir d’un point de départ net par exemple la </w:delText>
        </w:r>
        <w:r w:rsidR="00704901" w:rsidRPr="00F42E52" w:rsidDel="00375770">
          <w:rPr>
            <w:kern w:val="20"/>
          </w:rPr>
          <w:delText>parcelle/</w:delText>
        </w:r>
        <w:r w:rsidR="00D71D0C" w:rsidRPr="00F42E52" w:rsidDel="00375770">
          <w:rPr>
            <w:kern w:val="20"/>
          </w:rPr>
          <w:delText>maison la plus externe</w:delText>
        </w:r>
        <w:r w:rsidR="00704901" w:rsidRPr="00F42E52" w:rsidDel="00375770">
          <w:rPr>
            <w:kern w:val="20"/>
          </w:rPr>
          <w:delText xml:space="preserve"> (ou la plus centrée)</w:delText>
        </w:r>
        <w:r w:rsidR="00D71D0C" w:rsidRPr="00F42E52" w:rsidDel="00375770">
          <w:rPr>
            <w:kern w:val="20"/>
          </w:rPr>
          <w:delText xml:space="preserve"> du secteur. Mettre les numéros des </w:delText>
        </w:r>
        <w:r w:rsidR="00592E8C" w:rsidDel="00375770">
          <w:rPr>
            <w:kern w:val="20"/>
          </w:rPr>
          <w:delText>parcelles/</w:delText>
        </w:r>
        <w:r w:rsidR="00D71D0C" w:rsidRPr="00F42E52" w:rsidDel="00375770">
          <w:rPr>
            <w:kern w:val="20"/>
          </w:rPr>
          <w:delText xml:space="preserve">maisons sur des papiers, plier ces papiers et demander à un membre de la communauté de tirer </w:delText>
        </w:r>
        <w:r w:rsidR="00C575C5" w:rsidDel="00375770">
          <w:rPr>
            <w:kern w:val="20"/>
          </w:rPr>
          <w:delText>dix</w:delText>
        </w:r>
        <w:r w:rsidR="00D71D0C" w:rsidRPr="00F42E52" w:rsidDel="00375770">
          <w:rPr>
            <w:kern w:val="20"/>
          </w:rPr>
          <w:delText xml:space="preserve"> </w:delText>
        </w:r>
        <w:r w:rsidR="00592E8C" w:rsidDel="00375770">
          <w:rPr>
            <w:kern w:val="20"/>
          </w:rPr>
          <w:delText>parcelles/</w:delText>
        </w:r>
        <w:r w:rsidR="00D71D0C" w:rsidRPr="00F42E52" w:rsidDel="00375770">
          <w:rPr>
            <w:kern w:val="20"/>
          </w:rPr>
          <w:delText xml:space="preserve">maisons. Etablir la liste des numéros de </w:delText>
        </w:r>
        <w:r w:rsidR="00592E8C" w:rsidDel="00375770">
          <w:rPr>
            <w:kern w:val="20"/>
          </w:rPr>
          <w:delText>parcelle/</w:delText>
        </w:r>
        <w:r w:rsidR="00D71D0C" w:rsidRPr="00F42E52" w:rsidDel="00375770">
          <w:rPr>
            <w:kern w:val="20"/>
          </w:rPr>
          <w:delText xml:space="preserve">maison tirés par ordre de tirage (du premier au </w:delText>
        </w:r>
        <w:r w:rsidR="00C575C5" w:rsidDel="00375770">
          <w:rPr>
            <w:kern w:val="20"/>
          </w:rPr>
          <w:delText>dix</w:delText>
        </w:r>
        <w:r w:rsidR="00D71D0C" w:rsidRPr="00F42E52" w:rsidDel="00375770">
          <w:rPr>
            <w:kern w:val="20"/>
          </w:rPr>
          <w:delText xml:space="preserve">ième). Le premier numéro tiré correspond à la première </w:delText>
        </w:r>
        <w:r w:rsidR="00704901" w:rsidRPr="00F42E52" w:rsidDel="00375770">
          <w:rPr>
            <w:kern w:val="20"/>
          </w:rPr>
          <w:delText>parcelle/</w:delText>
        </w:r>
        <w:r w:rsidR="00D71D0C" w:rsidRPr="00F42E52" w:rsidDel="00375770">
          <w:rPr>
            <w:kern w:val="20"/>
          </w:rPr>
          <w:delText xml:space="preserve">maison à visiter. S’y rendre pour enrôler le ménage. S’il s’y trouve au moins deux ménages, commencer l’enrôlement par le premier ménage </w:delText>
        </w:r>
        <w:r w:rsidR="00704901" w:rsidRPr="00F42E52" w:rsidDel="00375770">
          <w:rPr>
            <w:kern w:val="20"/>
          </w:rPr>
          <w:delText>tiré de façon aléatoire</w:delText>
        </w:r>
        <w:r w:rsidR="00D71D0C" w:rsidRPr="00F42E52" w:rsidDel="00375770">
          <w:rPr>
            <w:kern w:val="20"/>
          </w:rPr>
          <w:delText xml:space="preserve">. </w:delText>
        </w:r>
      </w:del>
    </w:p>
    <w:p w14:paraId="35E0ED4A" w14:textId="6C7F4BFF" w:rsidR="00D71D0C" w:rsidRPr="00F42E52" w:rsidDel="00375770" w:rsidRDefault="00D71D0C" w:rsidP="00305419">
      <w:pPr>
        <w:spacing w:before="120" w:line="276" w:lineRule="auto"/>
        <w:ind w:right="936"/>
        <w:jc w:val="both"/>
        <w:rPr>
          <w:del w:id="1035" w:author="Angèle Dilu Keti" w:date="2020-10-21T18:58:00Z"/>
          <w:b/>
          <w:i/>
          <w:kern w:val="20"/>
        </w:rPr>
      </w:pPr>
      <w:del w:id="1036" w:author="Angèle Dilu Keti" w:date="2020-10-21T18:58:00Z">
        <w:r w:rsidRPr="00F42E52" w:rsidDel="00375770">
          <w:rPr>
            <w:b/>
            <w:i/>
            <w:kern w:val="20"/>
          </w:rPr>
          <w:delText xml:space="preserve">Respectez scrupuleusement les instructions pour l’enregistrement de chaque cible dans la </w:delText>
        </w:r>
        <w:r w:rsidR="00592E8C" w:rsidDel="00375770">
          <w:rPr>
            <w:b/>
            <w:i/>
            <w:kern w:val="20"/>
          </w:rPr>
          <w:delText>parcelle/</w:delText>
        </w:r>
        <w:r w:rsidRPr="00F42E52" w:rsidDel="00375770">
          <w:rPr>
            <w:b/>
            <w:i/>
            <w:kern w:val="20"/>
          </w:rPr>
          <w:delText>maison.</w:delText>
        </w:r>
      </w:del>
    </w:p>
    <w:p w14:paraId="7DE87FF6" w14:textId="5B81F973" w:rsidR="00745D0C" w:rsidRDefault="00745D0C" w:rsidP="00305419">
      <w:pPr>
        <w:spacing w:before="120" w:line="276" w:lineRule="auto"/>
        <w:jc w:val="both"/>
        <w:rPr>
          <w:ins w:id="1037" w:author="Angèle Dilu Keti" w:date="2020-10-19T01:25:00Z"/>
          <w:kern w:val="20"/>
        </w:rPr>
      </w:pPr>
    </w:p>
    <w:p w14:paraId="244B9F00" w14:textId="0229A127" w:rsidR="00745D0C" w:rsidRDefault="00E05653" w:rsidP="00305419">
      <w:pPr>
        <w:spacing w:before="120" w:line="276" w:lineRule="auto"/>
        <w:jc w:val="both"/>
        <w:rPr>
          <w:ins w:id="1038" w:author="Angèle Dilu Keti" w:date="2020-10-19T01:25:00Z"/>
          <w:kern w:val="20"/>
        </w:rPr>
      </w:pPr>
      <w:ins w:id="1039" w:author="Angèle Dilu Keti" w:date="2020-10-19T01:26:00Z">
        <w:r>
          <w:rPr>
            <w:noProof/>
          </w:rPr>
          <w:pict w14:anchorId="7C02F2CA">
            <v:shape id="_x0000_s1036" type="#_x0000_t75" style="position:absolute;left:0;text-align:left;margin-left:20.65pt;margin-top:10.15pt;width:434pt;height:325.55pt;z-index:251671552;mso-position-horizontal-relative:text;mso-position-vertical-relative:text;mso-width-relative:page;mso-height-relative:page">
              <v:imagedata r:id="rId17" o:title="Picture (Device Independent Bitmap) 1"/>
              <w10:wrap type="square"/>
            </v:shape>
          </w:pict>
        </w:r>
      </w:ins>
    </w:p>
    <w:p w14:paraId="472D8B30" w14:textId="54D68B5B" w:rsidR="00745D0C" w:rsidRDefault="00745D0C" w:rsidP="00305419">
      <w:pPr>
        <w:spacing w:before="120" w:line="276" w:lineRule="auto"/>
        <w:jc w:val="both"/>
        <w:rPr>
          <w:ins w:id="1040" w:author="Angèle Dilu Keti" w:date="2020-10-19T01:25:00Z"/>
          <w:kern w:val="20"/>
        </w:rPr>
      </w:pPr>
    </w:p>
    <w:p w14:paraId="246AE00F" w14:textId="48CD2C4F" w:rsidR="00745D0C" w:rsidRDefault="00745D0C" w:rsidP="00305419">
      <w:pPr>
        <w:spacing w:before="120" w:line="276" w:lineRule="auto"/>
        <w:jc w:val="both"/>
        <w:rPr>
          <w:ins w:id="1041" w:author="Angèle Dilu Keti" w:date="2020-10-19T01:25:00Z"/>
          <w:kern w:val="20"/>
        </w:rPr>
      </w:pPr>
    </w:p>
    <w:p w14:paraId="49F61BB0" w14:textId="01910974" w:rsidR="00745D0C" w:rsidRDefault="00745D0C" w:rsidP="00305419">
      <w:pPr>
        <w:spacing w:before="120" w:line="276" w:lineRule="auto"/>
        <w:jc w:val="both"/>
        <w:rPr>
          <w:ins w:id="1042" w:author="Angèle Dilu Keti" w:date="2020-10-19T01:25:00Z"/>
          <w:kern w:val="20"/>
        </w:rPr>
      </w:pPr>
    </w:p>
    <w:p w14:paraId="34246ACD" w14:textId="74221522" w:rsidR="00745D0C" w:rsidRDefault="00745D0C" w:rsidP="00305419">
      <w:pPr>
        <w:spacing w:before="120" w:line="276" w:lineRule="auto"/>
        <w:jc w:val="both"/>
        <w:rPr>
          <w:ins w:id="1043" w:author="Angèle Dilu Keti" w:date="2020-10-19T01:25:00Z"/>
          <w:kern w:val="20"/>
        </w:rPr>
      </w:pPr>
    </w:p>
    <w:p w14:paraId="5A91BCD0" w14:textId="37142F72" w:rsidR="00745D0C" w:rsidRDefault="00745D0C" w:rsidP="00305419">
      <w:pPr>
        <w:spacing w:before="120" w:line="276" w:lineRule="auto"/>
        <w:jc w:val="both"/>
        <w:rPr>
          <w:ins w:id="1044" w:author="Angèle Dilu Keti" w:date="2020-10-19T01:25:00Z"/>
          <w:kern w:val="20"/>
        </w:rPr>
      </w:pPr>
    </w:p>
    <w:p w14:paraId="1C6CEA81" w14:textId="196D1249" w:rsidR="00745D0C" w:rsidRDefault="00745D0C" w:rsidP="00305419">
      <w:pPr>
        <w:spacing w:before="120" w:line="276" w:lineRule="auto"/>
        <w:jc w:val="both"/>
        <w:rPr>
          <w:ins w:id="1045" w:author="Angèle Dilu Keti" w:date="2020-10-19T01:25:00Z"/>
          <w:kern w:val="20"/>
        </w:rPr>
      </w:pPr>
    </w:p>
    <w:p w14:paraId="08632F93" w14:textId="6024BE97" w:rsidR="00745D0C" w:rsidRDefault="00745D0C" w:rsidP="00305419">
      <w:pPr>
        <w:spacing w:before="120" w:line="276" w:lineRule="auto"/>
        <w:jc w:val="both"/>
        <w:rPr>
          <w:ins w:id="1046" w:author="Angèle Dilu Keti" w:date="2020-10-19T01:25:00Z"/>
          <w:kern w:val="20"/>
        </w:rPr>
      </w:pPr>
    </w:p>
    <w:p w14:paraId="7CB09CCA" w14:textId="69AD98FE" w:rsidR="00745D0C" w:rsidRDefault="00745D0C" w:rsidP="00305419">
      <w:pPr>
        <w:spacing w:before="120" w:line="276" w:lineRule="auto"/>
        <w:jc w:val="both"/>
        <w:rPr>
          <w:ins w:id="1047" w:author="Angèle Dilu Keti" w:date="2020-10-19T01:25:00Z"/>
          <w:kern w:val="20"/>
        </w:rPr>
      </w:pPr>
    </w:p>
    <w:p w14:paraId="43D33418" w14:textId="73939EA1" w:rsidR="00745D0C" w:rsidRDefault="00745D0C" w:rsidP="00305419">
      <w:pPr>
        <w:spacing w:before="120" w:line="276" w:lineRule="auto"/>
        <w:jc w:val="both"/>
        <w:rPr>
          <w:ins w:id="1048" w:author="Angèle Dilu Keti" w:date="2020-10-19T01:25:00Z"/>
          <w:kern w:val="20"/>
        </w:rPr>
      </w:pPr>
    </w:p>
    <w:p w14:paraId="0139759C" w14:textId="11230853" w:rsidR="00745D0C" w:rsidRDefault="00745D0C" w:rsidP="00305419">
      <w:pPr>
        <w:spacing w:before="120" w:line="276" w:lineRule="auto"/>
        <w:jc w:val="both"/>
        <w:rPr>
          <w:ins w:id="1049" w:author="Angèle Dilu Keti" w:date="2020-10-19T01:25:00Z"/>
          <w:kern w:val="20"/>
        </w:rPr>
      </w:pPr>
    </w:p>
    <w:p w14:paraId="08030F88" w14:textId="5000D50D" w:rsidR="00745D0C" w:rsidRDefault="00745D0C" w:rsidP="00305419">
      <w:pPr>
        <w:spacing w:before="120" w:line="276" w:lineRule="auto"/>
        <w:jc w:val="both"/>
        <w:rPr>
          <w:ins w:id="1050" w:author="Angèle Dilu Keti" w:date="2020-10-19T01:25:00Z"/>
          <w:kern w:val="20"/>
        </w:rPr>
      </w:pPr>
    </w:p>
    <w:p w14:paraId="4AFA2B63" w14:textId="3BD110E6" w:rsidR="00745D0C" w:rsidRDefault="00745D0C" w:rsidP="00305419">
      <w:pPr>
        <w:spacing w:before="120" w:line="276" w:lineRule="auto"/>
        <w:jc w:val="both"/>
        <w:rPr>
          <w:ins w:id="1051" w:author="Angèle Dilu Keti" w:date="2020-10-19T01:25:00Z"/>
          <w:kern w:val="20"/>
        </w:rPr>
      </w:pPr>
    </w:p>
    <w:p w14:paraId="5E82194D" w14:textId="623D51F7" w:rsidR="00745D0C" w:rsidRDefault="00745D0C" w:rsidP="00305419">
      <w:pPr>
        <w:spacing w:before="120" w:line="276" w:lineRule="auto"/>
        <w:jc w:val="both"/>
        <w:rPr>
          <w:ins w:id="1052" w:author="Angèle Dilu Keti" w:date="2020-10-19T01:25:00Z"/>
          <w:kern w:val="20"/>
        </w:rPr>
      </w:pPr>
    </w:p>
    <w:p w14:paraId="657E6637" w14:textId="11A19BC5" w:rsidR="00745D0C" w:rsidRDefault="00745D0C" w:rsidP="00305419">
      <w:pPr>
        <w:spacing w:before="120" w:line="276" w:lineRule="auto"/>
        <w:jc w:val="both"/>
        <w:rPr>
          <w:ins w:id="1053" w:author="Angèle Dilu Keti" w:date="2020-10-19T01:25:00Z"/>
          <w:kern w:val="20"/>
        </w:rPr>
      </w:pPr>
    </w:p>
    <w:p w14:paraId="38B3DF5C" w14:textId="0A5DE04A" w:rsidR="00745D0C" w:rsidRPr="00F42E52" w:rsidDel="00745D0C" w:rsidRDefault="00745D0C" w:rsidP="00305419">
      <w:pPr>
        <w:spacing w:before="120" w:line="276" w:lineRule="auto"/>
        <w:jc w:val="both"/>
        <w:rPr>
          <w:del w:id="1054" w:author="Angèle Dilu Keti" w:date="2020-10-19T01:27:00Z"/>
          <w:kern w:val="20"/>
        </w:rPr>
      </w:pPr>
    </w:p>
    <w:p w14:paraId="2F69F740" w14:textId="5C8A9A4C" w:rsidR="00AF053D" w:rsidRPr="00F42E52" w:rsidDel="00745D0C" w:rsidRDefault="00AF053D" w:rsidP="00305419">
      <w:pPr>
        <w:spacing w:before="120" w:line="276" w:lineRule="auto"/>
        <w:jc w:val="both"/>
        <w:rPr>
          <w:del w:id="1055" w:author="Angèle Dilu Keti" w:date="2020-10-19T01:27:00Z"/>
          <w:kern w:val="20"/>
        </w:rPr>
      </w:pPr>
    </w:p>
    <w:p w14:paraId="0F3F305D" w14:textId="5CE53E0F" w:rsidR="00AF053D" w:rsidRPr="00F42E52" w:rsidRDefault="00AF053D">
      <w:pPr>
        <w:shd w:val="clear" w:color="auto" w:fill="D9D9D9" w:themeFill="background1" w:themeFillShade="D9"/>
        <w:spacing w:before="120" w:line="276" w:lineRule="auto"/>
        <w:jc w:val="both"/>
        <w:rPr>
          <w:b/>
          <w:kern w:val="20"/>
        </w:rPr>
        <w:pPrChange w:id="1056" w:author="Angèle Dilu Keti" w:date="2020-10-19T00:48:00Z">
          <w:pPr>
            <w:spacing w:before="120" w:line="276" w:lineRule="auto"/>
            <w:jc w:val="both"/>
          </w:pPr>
        </w:pPrChange>
      </w:pPr>
      <w:r w:rsidRPr="00F42E52">
        <w:rPr>
          <w:b/>
          <w:kern w:val="20"/>
        </w:rPr>
        <w:t>Annexe 2 : Détermination de</w:t>
      </w:r>
      <w:r w:rsidR="00E0159D" w:rsidRPr="00F42E52">
        <w:rPr>
          <w:b/>
          <w:kern w:val="20"/>
        </w:rPr>
        <w:t>s sujets éligible (</w:t>
      </w:r>
      <w:r w:rsidRPr="00F42E52">
        <w:rPr>
          <w:b/>
          <w:kern w:val="20"/>
        </w:rPr>
        <w:t>l’âge minimum des cibles</w:t>
      </w:r>
      <w:r w:rsidR="00E0159D" w:rsidRPr="00F42E52">
        <w:rPr>
          <w:b/>
          <w:kern w:val="20"/>
        </w:rPr>
        <w:t xml:space="preserve"> et état de santé)</w:t>
      </w:r>
    </w:p>
    <w:p w14:paraId="062F18A9" w14:textId="2C232A01" w:rsidR="00AF053D" w:rsidRPr="00F42E52" w:rsidDel="00F60325" w:rsidRDefault="00F60325">
      <w:pPr>
        <w:spacing w:before="120" w:line="276" w:lineRule="auto"/>
        <w:jc w:val="both"/>
        <w:rPr>
          <w:del w:id="1057" w:author="Angèle Dilu Keti" w:date="2020-10-19T00:48:00Z"/>
          <w:kern w:val="20"/>
        </w:rPr>
      </w:pPr>
      <w:ins w:id="1058" w:author="Angèle Dilu Keti" w:date="2020-10-19T00:47:00Z">
        <w:r>
          <w:rPr>
            <w:kern w:val="20"/>
          </w:rPr>
          <w:t>Les périodes de réalisation des campagnes de vaccination de suivi contre la rougeole se présentent comme suit</w:t>
        </w:r>
      </w:ins>
      <w:ins w:id="1059" w:author="Angèle Dilu Keti" w:date="2020-10-19T00:48:00Z">
        <w:r>
          <w:rPr>
            <w:kern w:val="20"/>
          </w:rPr>
          <w:t xml:space="preserve"> : </w:t>
        </w:r>
      </w:ins>
      <w:del w:id="1060" w:author="Angèle Dilu Keti" w:date="2020-10-19T00:48:00Z">
        <w:r w:rsidR="00AF053D" w:rsidRPr="00F42E52" w:rsidDel="00F60325">
          <w:rPr>
            <w:kern w:val="20"/>
          </w:rPr>
          <w:delText>Les campagnes de vac</w:delText>
        </w:r>
        <w:r w:rsidR="00E80E5F" w:rsidRPr="00F42E52" w:rsidDel="00F60325">
          <w:rPr>
            <w:kern w:val="20"/>
          </w:rPr>
          <w:delText xml:space="preserve">cination contre la rougeole </w:delText>
        </w:r>
        <w:r w:rsidR="00AF053D" w:rsidRPr="00F42E52" w:rsidDel="00F60325">
          <w:rPr>
            <w:kern w:val="20"/>
          </w:rPr>
          <w:delText>s</w:delText>
        </w:r>
        <w:r w:rsidR="00E80E5F" w:rsidRPr="00F42E52" w:rsidDel="00F60325">
          <w:rPr>
            <w:kern w:val="20"/>
          </w:rPr>
          <w:delText xml:space="preserve">e sont déroulées à partir d’aout </w:delText>
        </w:r>
        <w:r w:rsidR="00AF053D" w:rsidRPr="00F42E52" w:rsidDel="00F60325">
          <w:rPr>
            <w:kern w:val="20"/>
          </w:rPr>
          <w:delText xml:space="preserve"> </w:delText>
        </w:r>
      </w:del>
      <w:ins w:id="1061" w:author="Angèle Dilu Ahuka" w:date="2019-06-18T20:53:00Z">
        <w:del w:id="1062" w:author="Angèle Dilu Keti" w:date="2020-10-19T00:48:00Z">
          <w:r w:rsidR="00126B36" w:rsidRPr="00F42E52" w:rsidDel="00F60325">
            <w:rPr>
              <w:kern w:val="20"/>
            </w:rPr>
            <w:delText>d’</w:delText>
          </w:r>
          <w:r w:rsidR="00126B36" w:rsidDel="00F60325">
            <w:rPr>
              <w:kern w:val="20"/>
            </w:rPr>
            <w:delText>avril</w:delText>
          </w:r>
          <w:r w:rsidR="00126B36" w:rsidRPr="00F42E52" w:rsidDel="00F60325">
            <w:rPr>
              <w:kern w:val="20"/>
            </w:rPr>
            <w:delText xml:space="preserve">  </w:delText>
          </w:r>
        </w:del>
      </w:ins>
      <w:del w:id="1063" w:author="Angèle Dilu Keti" w:date="2020-10-19T00:48:00Z">
        <w:r w:rsidR="00AF053D" w:rsidRPr="00F42E52" w:rsidDel="00F60325">
          <w:rPr>
            <w:kern w:val="20"/>
          </w:rPr>
          <w:delText>201</w:delText>
        </w:r>
      </w:del>
      <w:ins w:id="1064" w:author="Angèle Dilu Ahuka" w:date="2019-06-18T20:53:00Z">
        <w:del w:id="1065" w:author="Angèle Dilu Keti" w:date="2020-10-19T00:48:00Z">
          <w:r w:rsidR="00126B36" w:rsidDel="00F60325">
            <w:rPr>
              <w:kern w:val="20"/>
            </w:rPr>
            <w:delText>9</w:delText>
          </w:r>
        </w:del>
      </w:ins>
      <w:del w:id="1066" w:author="Angèle Dilu Keti" w:date="2020-10-19T00:48:00Z">
        <w:r w:rsidR="00AF053D" w:rsidRPr="00F42E52" w:rsidDel="00F60325">
          <w:rPr>
            <w:kern w:val="20"/>
          </w:rPr>
          <w:delText xml:space="preserve">6 dans les </w:delText>
        </w:r>
        <w:r w:rsidR="00E80E5F" w:rsidRPr="00F42E52" w:rsidDel="00F60325">
          <w:rPr>
            <w:kern w:val="20"/>
          </w:rPr>
          <w:delText>zones de la RDC</w:delText>
        </w:r>
        <w:r w:rsidR="00AF053D" w:rsidRPr="00F42E52" w:rsidDel="00F60325">
          <w:rPr>
            <w:kern w:val="20"/>
          </w:rPr>
          <w:delText>.</w:delText>
        </w:r>
      </w:del>
    </w:p>
    <w:p w14:paraId="57D1B9B3" w14:textId="5C0F3DC8" w:rsidR="00AF053D" w:rsidRPr="00F42E52" w:rsidRDefault="00AF053D" w:rsidP="00F60325">
      <w:pPr>
        <w:spacing w:before="120" w:line="276" w:lineRule="auto"/>
        <w:jc w:val="both"/>
        <w:rPr>
          <w:kern w:val="20"/>
        </w:rPr>
      </w:pPr>
      <w:del w:id="1067" w:author="Angèle Dilu Keti" w:date="2020-10-19T00:48:00Z">
        <w:r w:rsidRPr="00F42E52" w:rsidDel="00F60325">
          <w:rPr>
            <w:kern w:val="20"/>
          </w:rPr>
          <w:delText>Les périodes de réalisation se présentent comme il suit :</w:delText>
        </w:r>
      </w:del>
    </w:p>
    <w:p w14:paraId="23CDEB9C" w14:textId="77777777" w:rsidR="00AF053D" w:rsidRPr="00126B36" w:rsidRDefault="00D74545" w:rsidP="00305419">
      <w:pPr>
        <w:tabs>
          <w:tab w:val="left" w:pos="9498"/>
        </w:tabs>
        <w:spacing w:before="120" w:line="276" w:lineRule="auto"/>
        <w:ind w:right="39"/>
        <w:jc w:val="both"/>
        <w:rPr>
          <w:color w:val="000000" w:themeColor="text1"/>
          <w:kern w:val="20"/>
        </w:rPr>
      </w:pPr>
      <w:r w:rsidRPr="00D74545">
        <w:rPr>
          <w:color w:val="000000" w:themeColor="text1"/>
          <w:kern w:val="20"/>
          <w:u w:val="single"/>
        </w:rPr>
        <w:t>Tableau I</w:t>
      </w:r>
      <w:r>
        <w:rPr>
          <w:color w:val="000000" w:themeColor="text1"/>
          <w:kern w:val="20"/>
        </w:rPr>
        <w:t xml:space="preserve"> : </w:t>
      </w:r>
      <w:r w:rsidRPr="00126B36">
        <w:rPr>
          <w:color w:val="000000" w:themeColor="text1"/>
          <w:kern w:val="20"/>
        </w:rPr>
        <w:t>Différentes phases de la campagne contre la rougeole et âge actuel des cibles vaccinées</w:t>
      </w:r>
    </w:p>
    <w:tbl>
      <w:tblPr>
        <w:tblStyle w:val="Grilledutableau"/>
        <w:tblW w:w="0" w:type="auto"/>
        <w:tblLayout w:type="fixed"/>
        <w:tblLook w:val="04A0" w:firstRow="1" w:lastRow="0" w:firstColumn="1" w:lastColumn="0" w:noHBand="0" w:noVBand="1"/>
        <w:tblPrChange w:id="1068" w:author="Angèle Dilu Keti" w:date="2020-10-19T01:08:00Z">
          <w:tblPr>
            <w:tblStyle w:val="Grilledutableau"/>
            <w:tblW w:w="0" w:type="auto"/>
            <w:tblLook w:val="04A0" w:firstRow="1" w:lastRow="0" w:firstColumn="1" w:lastColumn="0" w:noHBand="0" w:noVBand="1"/>
          </w:tblPr>
        </w:tblPrChange>
      </w:tblPr>
      <w:tblGrid>
        <w:gridCol w:w="1226"/>
        <w:gridCol w:w="2001"/>
        <w:gridCol w:w="2813"/>
        <w:gridCol w:w="1865"/>
        <w:gridCol w:w="1836"/>
        <w:tblGridChange w:id="1069">
          <w:tblGrid>
            <w:gridCol w:w="1226"/>
            <w:gridCol w:w="1455"/>
            <w:gridCol w:w="546"/>
            <w:gridCol w:w="2813"/>
            <w:gridCol w:w="1563"/>
            <w:gridCol w:w="2138"/>
          </w:tblGrid>
        </w:tblGridChange>
      </w:tblGrid>
      <w:tr w:rsidR="00F01C37" w:rsidRPr="00F42E52" w14:paraId="33520B01" w14:textId="77777777" w:rsidTr="006B0768">
        <w:tc>
          <w:tcPr>
            <w:tcW w:w="1226" w:type="dxa"/>
            <w:tcPrChange w:id="1070" w:author="Angèle Dilu Keti" w:date="2020-10-19T01:08:00Z">
              <w:tcPr>
                <w:tcW w:w="1242" w:type="dxa"/>
              </w:tcPr>
            </w:tcPrChange>
          </w:tcPr>
          <w:p w14:paraId="2DD48282" w14:textId="4570BD7C" w:rsidR="00CD3860" w:rsidRPr="00126B36" w:rsidRDefault="00CD3860" w:rsidP="00D74545">
            <w:pPr>
              <w:tabs>
                <w:tab w:val="left" w:pos="9498"/>
              </w:tabs>
              <w:spacing w:before="120" w:line="276" w:lineRule="auto"/>
              <w:ind w:right="39"/>
              <w:jc w:val="center"/>
              <w:rPr>
                <w:color w:val="000000" w:themeColor="text1"/>
                <w:kern w:val="20"/>
              </w:rPr>
            </w:pPr>
            <w:del w:id="1071" w:author="Angèle Dilu Keti" w:date="2020-10-19T00:27:00Z">
              <w:r w:rsidRPr="00126B36" w:rsidDel="00F01C37">
                <w:rPr>
                  <w:color w:val="000000" w:themeColor="text1"/>
                  <w:kern w:val="20"/>
                </w:rPr>
                <w:delText>Phase</w:delText>
              </w:r>
            </w:del>
            <w:ins w:id="1072" w:author="Angèle Dilu Keti" w:date="2020-10-19T00:27:00Z">
              <w:r w:rsidR="00F01C37">
                <w:rPr>
                  <w:color w:val="000000" w:themeColor="text1"/>
                  <w:kern w:val="20"/>
                </w:rPr>
                <w:t>Bloc</w:t>
              </w:r>
            </w:ins>
          </w:p>
        </w:tc>
        <w:tc>
          <w:tcPr>
            <w:tcW w:w="2001" w:type="dxa"/>
            <w:tcPrChange w:id="1073" w:author="Angèle Dilu Keti" w:date="2020-10-19T01:08:00Z">
              <w:tcPr>
                <w:tcW w:w="1276" w:type="dxa"/>
              </w:tcPr>
            </w:tcPrChange>
          </w:tcPr>
          <w:p w14:paraId="4C9F8FF7" w14:textId="02AEA4C4" w:rsidR="00CD3860" w:rsidRPr="00126B36" w:rsidRDefault="00CD3860" w:rsidP="00D74545">
            <w:pPr>
              <w:tabs>
                <w:tab w:val="left" w:pos="9498"/>
              </w:tabs>
              <w:spacing w:before="120" w:line="276" w:lineRule="auto"/>
              <w:ind w:right="39"/>
              <w:jc w:val="center"/>
              <w:rPr>
                <w:color w:val="000000" w:themeColor="text1"/>
                <w:kern w:val="20"/>
                <w:sz w:val="24"/>
                <w:szCs w:val="24"/>
              </w:rPr>
            </w:pPr>
            <w:r w:rsidRPr="00126B36">
              <w:rPr>
                <w:color w:val="000000" w:themeColor="text1"/>
                <w:kern w:val="20"/>
              </w:rPr>
              <w:t>Période</w:t>
            </w:r>
            <w:ins w:id="1074" w:author="Angèle Dilu Keti" w:date="2020-10-19T00:34:00Z">
              <w:r w:rsidR="00317BC7">
                <w:rPr>
                  <w:color w:val="000000" w:themeColor="text1"/>
                  <w:kern w:val="20"/>
                </w:rPr>
                <w:t xml:space="preserve"> de la campagne</w:t>
              </w:r>
            </w:ins>
          </w:p>
        </w:tc>
        <w:tc>
          <w:tcPr>
            <w:tcW w:w="2813" w:type="dxa"/>
            <w:tcPrChange w:id="1075" w:author="Angèle Dilu Keti" w:date="2020-10-19T01:08:00Z">
              <w:tcPr>
                <w:tcW w:w="4111" w:type="dxa"/>
                <w:gridSpan w:val="2"/>
              </w:tcPr>
            </w:tcPrChange>
          </w:tcPr>
          <w:p w14:paraId="2062CF4C" w14:textId="77777777" w:rsidR="00CD3860" w:rsidRPr="00126B36" w:rsidRDefault="00CD3860" w:rsidP="00D74545">
            <w:pPr>
              <w:tabs>
                <w:tab w:val="left" w:pos="9498"/>
              </w:tabs>
              <w:spacing w:before="120" w:line="276" w:lineRule="auto"/>
              <w:ind w:right="39"/>
              <w:jc w:val="center"/>
              <w:rPr>
                <w:color w:val="000000" w:themeColor="text1"/>
                <w:kern w:val="20"/>
                <w:sz w:val="24"/>
                <w:szCs w:val="24"/>
              </w:rPr>
            </w:pPr>
            <w:r w:rsidRPr="00126B36">
              <w:rPr>
                <w:color w:val="000000" w:themeColor="text1"/>
                <w:kern w:val="20"/>
              </w:rPr>
              <w:t xml:space="preserve">Site </w:t>
            </w:r>
            <w:r w:rsidR="00D74545" w:rsidRPr="00126B36">
              <w:rPr>
                <w:color w:val="000000" w:themeColor="text1"/>
                <w:kern w:val="20"/>
              </w:rPr>
              <w:t>de</w:t>
            </w:r>
            <w:r w:rsidRPr="00126B36">
              <w:rPr>
                <w:color w:val="000000" w:themeColor="text1"/>
                <w:kern w:val="20"/>
              </w:rPr>
              <w:t xml:space="preserve"> la campagne (province)</w:t>
            </w:r>
          </w:p>
        </w:tc>
        <w:tc>
          <w:tcPr>
            <w:tcW w:w="1865" w:type="dxa"/>
            <w:tcPrChange w:id="1076" w:author="Angèle Dilu Keti" w:date="2020-10-19T01:08:00Z">
              <w:tcPr>
                <w:tcW w:w="1417" w:type="dxa"/>
              </w:tcPr>
            </w:tcPrChange>
          </w:tcPr>
          <w:p w14:paraId="09B764EA" w14:textId="77777777" w:rsidR="00CD3860" w:rsidRPr="00126B36" w:rsidRDefault="00CD3860" w:rsidP="00D74545">
            <w:pPr>
              <w:tabs>
                <w:tab w:val="left" w:pos="9498"/>
              </w:tabs>
              <w:spacing w:before="120" w:line="276" w:lineRule="auto"/>
              <w:ind w:right="39"/>
              <w:jc w:val="center"/>
              <w:rPr>
                <w:color w:val="000000" w:themeColor="text1"/>
                <w:kern w:val="20"/>
                <w:sz w:val="24"/>
                <w:szCs w:val="24"/>
              </w:rPr>
            </w:pPr>
            <w:r w:rsidRPr="00126B36">
              <w:rPr>
                <w:color w:val="000000" w:themeColor="text1"/>
                <w:kern w:val="20"/>
              </w:rPr>
              <w:t>Période de naissance des enfants</w:t>
            </w:r>
          </w:p>
        </w:tc>
        <w:tc>
          <w:tcPr>
            <w:tcW w:w="1836" w:type="dxa"/>
            <w:tcPrChange w:id="1077" w:author="Angèle Dilu Keti" w:date="2020-10-19T01:08:00Z">
              <w:tcPr>
                <w:tcW w:w="1695" w:type="dxa"/>
              </w:tcPr>
            </w:tcPrChange>
          </w:tcPr>
          <w:p w14:paraId="5BA7115D" w14:textId="7A0A4215" w:rsidR="00CD3860" w:rsidRPr="00126B36" w:rsidRDefault="00CD3860" w:rsidP="00D74545">
            <w:pPr>
              <w:tabs>
                <w:tab w:val="left" w:pos="9498"/>
              </w:tabs>
              <w:spacing w:before="120" w:line="276" w:lineRule="auto"/>
              <w:ind w:right="39"/>
              <w:jc w:val="center"/>
              <w:rPr>
                <w:color w:val="000000" w:themeColor="text1"/>
                <w:kern w:val="20"/>
                <w:sz w:val="24"/>
                <w:szCs w:val="24"/>
              </w:rPr>
            </w:pPr>
            <w:r w:rsidRPr="00126B36">
              <w:rPr>
                <w:color w:val="000000" w:themeColor="text1"/>
                <w:kern w:val="20"/>
              </w:rPr>
              <w:t xml:space="preserve">Tranche d’âge des enfants cibles </w:t>
            </w:r>
            <w:del w:id="1078" w:author="Angèle Dilu Keti" w:date="2020-10-19T00:27:00Z">
              <w:r w:rsidRPr="00126B36" w:rsidDel="00F01C37">
                <w:rPr>
                  <w:color w:val="000000" w:themeColor="text1"/>
                  <w:kern w:val="20"/>
                </w:rPr>
                <w:delText xml:space="preserve">au </w:delText>
              </w:r>
            </w:del>
            <w:ins w:id="1079" w:author="Angèle Dilu Keti" w:date="2020-10-19T00:27:00Z">
              <w:r w:rsidR="00F01C37">
                <w:rPr>
                  <w:color w:val="000000" w:themeColor="text1"/>
                  <w:kern w:val="20"/>
                </w:rPr>
                <w:t xml:space="preserve">à la date de la campagne </w:t>
              </w:r>
            </w:ins>
            <w:del w:id="1080" w:author="Angèle Dilu Ahuka" w:date="2019-06-18T20:52:00Z">
              <w:r w:rsidRPr="00126B36" w:rsidDel="00126B36">
                <w:rPr>
                  <w:color w:val="000000" w:themeColor="text1"/>
                  <w:kern w:val="20"/>
                </w:rPr>
                <w:delText>28</w:delText>
              </w:r>
            </w:del>
            <w:ins w:id="1081" w:author="Angèle Dilu Ahuka" w:date="2019-06-18T20:52:00Z">
              <w:del w:id="1082" w:author="Angèle Dilu Keti" w:date="2020-10-19T00:27:00Z">
                <w:r w:rsidR="00126B36" w:rsidRPr="00126B36" w:rsidDel="00F01C37">
                  <w:rPr>
                    <w:color w:val="000000" w:themeColor="text1"/>
                    <w:kern w:val="20"/>
                    <w:rPrChange w:id="1083" w:author="Angèle Dilu Ahuka" w:date="2019-06-18T20:53:00Z">
                      <w:rPr>
                        <w:color w:val="000000" w:themeColor="text1"/>
                        <w:kern w:val="20"/>
                        <w:highlight w:val="yellow"/>
                      </w:rPr>
                    </w:rPrChange>
                  </w:rPr>
                  <w:delText>23</w:delText>
                </w:r>
              </w:del>
            </w:ins>
            <w:del w:id="1084" w:author="Angèle Dilu Keti" w:date="2020-10-19T00:27:00Z">
              <w:r w:rsidRPr="00126B36" w:rsidDel="00F01C37">
                <w:rPr>
                  <w:color w:val="000000" w:themeColor="text1"/>
                  <w:kern w:val="20"/>
                </w:rPr>
                <w:delText>/</w:delText>
              </w:r>
            </w:del>
            <w:del w:id="1085" w:author="Angèle Dilu Ahuka" w:date="2019-06-18T20:52:00Z">
              <w:r w:rsidRPr="00126B36" w:rsidDel="00126B36">
                <w:rPr>
                  <w:color w:val="000000" w:themeColor="text1"/>
                  <w:kern w:val="20"/>
                </w:rPr>
                <w:delText>02</w:delText>
              </w:r>
            </w:del>
            <w:ins w:id="1086" w:author="Angèle Dilu Ahuka" w:date="2019-06-18T20:52:00Z">
              <w:del w:id="1087" w:author="Angèle Dilu Keti" w:date="2020-10-19T00:27:00Z">
                <w:r w:rsidR="00126B36" w:rsidRPr="00126B36" w:rsidDel="00F01C37">
                  <w:rPr>
                    <w:color w:val="000000" w:themeColor="text1"/>
                    <w:kern w:val="20"/>
                    <w:rPrChange w:id="1088" w:author="Angèle Dilu Ahuka" w:date="2019-06-18T20:53:00Z">
                      <w:rPr>
                        <w:color w:val="000000" w:themeColor="text1"/>
                        <w:kern w:val="20"/>
                        <w:highlight w:val="yellow"/>
                      </w:rPr>
                    </w:rPrChange>
                  </w:rPr>
                  <w:delText>04</w:delText>
                </w:r>
              </w:del>
            </w:ins>
            <w:del w:id="1089" w:author="Angèle Dilu Keti" w:date="2020-10-19T00:27:00Z">
              <w:r w:rsidRPr="00126B36" w:rsidDel="00F01C37">
                <w:rPr>
                  <w:color w:val="000000" w:themeColor="text1"/>
                  <w:kern w:val="20"/>
                </w:rPr>
                <w:delText>/</w:delText>
              </w:r>
            </w:del>
            <w:del w:id="1090" w:author="Angèle Dilu Ahuka" w:date="2019-06-18T20:52:00Z">
              <w:r w:rsidRPr="00126B36" w:rsidDel="00126B36">
                <w:rPr>
                  <w:color w:val="000000" w:themeColor="text1"/>
                  <w:kern w:val="20"/>
                </w:rPr>
                <w:delText>2017</w:delText>
              </w:r>
            </w:del>
            <w:ins w:id="1091" w:author="Angèle Dilu Ahuka" w:date="2019-06-18T20:52:00Z">
              <w:del w:id="1092" w:author="Angèle Dilu Keti" w:date="2020-10-19T00:27:00Z">
                <w:r w:rsidR="00126B36" w:rsidRPr="00126B36" w:rsidDel="00F01C37">
                  <w:rPr>
                    <w:color w:val="000000" w:themeColor="text1"/>
                    <w:kern w:val="20"/>
                  </w:rPr>
                  <w:delText>2019</w:delText>
                </w:r>
              </w:del>
            </w:ins>
          </w:p>
        </w:tc>
      </w:tr>
      <w:tr w:rsidR="00317BC7" w:rsidRPr="00F42E52" w14:paraId="1FF501FB" w14:textId="77777777" w:rsidTr="006B0768">
        <w:trPr>
          <w:trHeight w:val="979"/>
          <w:trPrChange w:id="1093" w:author="Angèle Dilu Keti" w:date="2020-10-19T01:08:00Z">
            <w:trPr>
              <w:trHeight w:val="979"/>
            </w:trPr>
          </w:trPrChange>
        </w:trPr>
        <w:tc>
          <w:tcPr>
            <w:tcW w:w="1226" w:type="dxa"/>
            <w:vMerge w:val="restart"/>
            <w:vAlign w:val="center"/>
            <w:tcPrChange w:id="1094" w:author="Angèle Dilu Keti" w:date="2020-10-19T01:08:00Z">
              <w:tcPr>
                <w:tcW w:w="1226" w:type="dxa"/>
                <w:vMerge w:val="restart"/>
              </w:tcPr>
            </w:tcPrChange>
          </w:tcPr>
          <w:p w14:paraId="78D7B9A6" w14:textId="77777777" w:rsidR="00317BC7" w:rsidRPr="00F42E52" w:rsidRDefault="00317BC7">
            <w:pPr>
              <w:tabs>
                <w:tab w:val="left" w:pos="9498"/>
              </w:tabs>
              <w:spacing w:before="120" w:line="276" w:lineRule="auto"/>
              <w:ind w:right="39"/>
              <w:jc w:val="center"/>
              <w:rPr>
                <w:color w:val="000000" w:themeColor="text1"/>
                <w:kern w:val="20"/>
                <w:sz w:val="24"/>
                <w:szCs w:val="24"/>
              </w:rPr>
              <w:pPrChange w:id="1095" w:author="Angèle Dilu Ahuka" w:date="2020-10-19T00:38:00Z">
                <w:pPr>
                  <w:tabs>
                    <w:tab w:val="left" w:pos="9498"/>
                  </w:tabs>
                  <w:spacing w:before="120" w:line="276" w:lineRule="auto"/>
                  <w:ind w:right="39"/>
                  <w:jc w:val="both"/>
                </w:pPr>
              </w:pPrChange>
            </w:pPr>
            <w:del w:id="1096" w:author="Angèle Dilu Keti" w:date="2020-10-19T00:27:00Z">
              <w:r w:rsidRPr="00F42E52" w:rsidDel="00F01C37">
                <w:rPr>
                  <w:b/>
                  <w:bCs/>
                  <w:kern w:val="20"/>
                  <w:sz w:val="24"/>
                  <w:szCs w:val="24"/>
                </w:rPr>
                <w:delText xml:space="preserve">Phase </w:delText>
              </w:r>
            </w:del>
            <w:ins w:id="1097" w:author="Angèle Dilu Keti" w:date="2020-10-19T00:27:00Z">
              <w:r>
                <w:rPr>
                  <w:b/>
                  <w:bCs/>
                  <w:kern w:val="20"/>
                  <w:sz w:val="24"/>
                  <w:szCs w:val="24"/>
                </w:rPr>
                <w:t>Bloc</w:t>
              </w:r>
              <w:r w:rsidRPr="00F42E52">
                <w:rPr>
                  <w:b/>
                  <w:bCs/>
                  <w:kern w:val="20"/>
                  <w:sz w:val="24"/>
                  <w:szCs w:val="24"/>
                </w:rPr>
                <w:t xml:space="preserve"> </w:t>
              </w:r>
            </w:ins>
            <w:r w:rsidRPr="00F42E52">
              <w:rPr>
                <w:b/>
                <w:bCs/>
                <w:kern w:val="20"/>
                <w:sz w:val="24"/>
                <w:szCs w:val="24"/>
              </w:rPr>
              <w:t>1</w:t>
            </w:r>
          </w:p>
          <w:p w14:paraId="6D7D069E" w14:textId="06FA064D" w:rsidR="00317BC7" w:rsidRPr="00F42E52" w:rsidRDefault="00317BC7">
            <w:pPr>
              <w:tabs>
                <w:tab w:val="left" w:pos="9498"/>
              </w:tabs>
              <w:spacing w:before="120" w:line="276" w:lineRule="auto"/>
              <w:ind w:right="39"/>
              <w:jc w:val="center"/>
              <w:rPr>
                <w:color w:val="000000" w:themeColor="text1"/>
                <w:kern w:val="20"/>
                <w:sz w:val="24"/>
                <w:szCs w:val="24"/>
              </w:rPr>
              <w:pPrChange w:id="1098" w:author="Angèle Dilu Ahuka" w:date="2020-10-19T00:38:00Z">
                <w:pPr>
                  <w:tabs>
                    <w:tab w:val="left" w:pos="9498"/>
                  </w:tabs>
                  <w:spacing w:before="120" w:line="276" w:lineRule="auto"/>
                  <w:ind w:right="39"/>
                  <w:jc w:val="both"/>
                </w:pPr>
              </w:pPrChange>
            </w:pPr>
            <w:del w:id="1099" w:author="Angèle Dilu Keti" w:date="2020-10-19T00:28:00Z">
              <w:r w:rsidRPr="00F42E52" w:rsidDel="00F01C37">
                <w:rPr>
                  <w:b/>
                  <w:bCs/>
                  <w:kern w:val="20"/>
                  <w:sz w:val="24"/>
                  <w:szCs w:val="24"/>
                </w:rPr>
                <w:delText>Phase 2</w:delText>
              </w:r>
            </w:del>
          </w:p>
        </w:tc>
        <w:tc>
          <w:tcPr>
            <w:tcW w:w="2001" w:type="dxa"/>
            <w:tcPrChange w:id="1100" w:author="Angèle Dilu Keti" w:date="2020-10-19T01:08:00Z">
              <w:tcPr>
                <w:tcW w:w="2001" w:type="dxa"/>
                <w:gridSpan w:val="2"/>
              </w:tcPr>
            </w:tcPrChange>
          </w:tcPr>
          <w:p w14:paraId="7073D2C2" w14:textId="441DBBF9" w:rsidR="00317BC7" w:rsidRPr="00F42E52" w:rsidRDefault="00317BC7" w:rsidP="00305419">
            <w:pPr>
              <w:tabs>
                <w:tab w:val="left" w:pos="9498"/>
              </w:tabs>
              <w:spacing w:before="120" w:line="276" w:lineRule="auto"/>
              <w:ind w:right="39"/>
              <w:jc w:val="both"/>
              <w:rPr>
                <w:color w:val="000000" w:themeColor="text1"/>
                <w:kern w:val="20"/>
                <w:sz w:val="24"/>
                <w:szCs w:val="24"/>
              </w:rPr>
            </w:pPr>
            <w:r w:rsidRPr="00F42E52">
              <w:rPr>
                <w:color w:val="000000" w:themeColor="text1"/>
                <w:kern w:val="20"/>
                <w:sz w:val="24"/>
                <w:szCs w:val="24"/>
              </w:rPr>
              <w:t xml:space="preserve">du </w:t>
            </w:r>
            <w:del w:id="1101" w:author="Angèle Dilu Ahuka" w:date="2019-06-18T20:49:00Z">
              <w:r w:rsidRPr="00F42E52" w:rsidDel="00126B36">
                <w:rPr>
                  <w:color w:val="000000" w:themeColor="text1"/>
                  <w:kern w:val="20"/>
                  <w:sz w:val="24"/>
                  <w:szCs w:val="24"/>
                </w:rPr>
                <w:delText xml:space="preserve">27 </w:delText>
              </w:r>
            </w:del>
            <w:ins w:id="1102" w:author="Angèle Dilu Ahuka" w:date="2019-06-18T20:50:00Z">
              <w:del w:id="1103" w:author="Angèle Dilu Keti" w:date="2020-10-19T00:28:00Z">
                <w:r w:rsidDel="00F01C37">
                  <w:rPr>
                    <w:color w:val="000000" w:themeColor="text1"/>
                    <w:kern w:val="20"/>
                    <w:sz w:val="24"/>
                    <w:szCs w:val="24"/>
                  </w:rPr>
                  <w:delText>19</w:delText>
                </w:r>
              </w:del>
            </w:ins>
            <w:ins w:id="1104" w:author="Angèle Dilu Ahuka" w:date="2019-06-18T20:49:00Z">
              <w:del w:id="1105" w:author="Angèle Dilu Keti" w:date="2020-10-19T00:28:00Z">
                <w:r w:rsidRPr="00F42E52" w:rsidDel="00F01C37">
                  <w:rPr>
                    <w:color w:val="000000" w:themeColor="text1"/>
                    <w:kern w:val="20"/>
                    <w:sz w:val="24"/>
                    <w:szCs w:val="24"/>
                  </w:rPr>
                  <w:delText xml:space="preserve"> </w:delText>
                </w:r>
              </w:del>
            </w:ins>
            <w:del w:id="1106" w:author="Angèle Dilu Keti" w:date="2020-10-19T00:28:00Z">
              <w:r w:rsidRPr="00F42E52" w:rsidDel="00F01C37">
                <w:rPr>
                  <w:color w:val="000000" w:themeColor="text1"/>
                  <w:kern w:val="20"/>
                  <w:sz w:val="24"/>
                  <w:szCs w:val="24"/>
                </w:rPr>
                <w:delText xml:space="preserve">au 31 </w:delText>
              </w:r>
            </w:del>
            <w:ins w:id="1107" w:author="Angèle Dilu Ahuka" w:date="2019-06-18T20:50:00Z">
              <w:del w:id="1108" w:author="Angèle Dilu Keti" w:date="2020-10-19T00:28:00Z">
                <w:r w:rsidDel="00F01C37">
                  <w:rPr>
                    <w:color w:val="000000" w:themeColor="text1"/>
                    <w:kern w:val="20"/>
                    <w:sz w:val="24"/>
                    <w:szCs w:val="24"/>
                  </w:rPr>
                  <w:delText>23</w:delText>
                </w:r>
                <w:r w:rsidRPr="00F42E52" w:rsidDel="00F01C37">
                  <w:rPr>
                    <w:color w:val="000000" w:themeColor="text1"/>
                    <w:kern w:val="20"/>
                    <w:sz w:val="24"/>
                    <w:szCs w:val="24"/>
                  </w:rPr>
                  <w:delText xml:space="preserve"> </w:delText>
                </w:r>
              </w:del>
            </w:ins>
            <w:del w:id="1109" w:author="Angèle Dilu Keti" w:date="2020-10-19T00:28:00Z">
              <w:r w:rsidRPr="00F42E52" w:rsidDel="00F01C37">
                <w:rPr>
                  <w:color w:val="000000" w:themeColor="text1"/>
                  <w:kern w:val="20"/>
                  <w:sz w:val="24"/>
                  <w:szCs w:val="24"/>
                </w:rPr>
                <w:delText xml:space="preserve">août </w:delText>
              </w:r>
            </w:del>
            <w:ins w:id="1110" w:author="Angèle Dilu Ahuka" w:date="2019-06-18T20:50:00Z">
              <w:del w:id="1111" w:author="Angèle Dilu Keti" w:date="2020-10-19T00:28:00Z">
                <w:r w:rsidDel="00F01C37">
                  <w:rPr>
                    <w:color w:val="000000" w:themeColor="text1"/>
                    <w:kern w:val="20"/>
                    <w:sz w:val="24"/>
                    <w:szCs w:val="24"/>
                  </w:rPr>
                  <w:delText>avril</w:delText>
                </w:r>
                <w:r w:rsidRPr="00F42E52" w:rsidDel="00F01C37">
                  <w:rPr>
                    <w:color w:val="000000" w:themeColor="text1"/>
                    <w:kern w:val="20"/>
                    <w:sz w:val="24"/>
                    <w:szCs w:val="24"/>
                  </w:rPr>
                  <w:delText xml:space="preserve"> </w:delText>
                </w:r>
              </w:del>
            </w:ins>
            <w:del w:id="1112" w:author="Angèle Dilu Keti" w:date="2020-10-19T00:28:00Z">
              <w:r w:rsidRPr="00F42E52" w:rsidDel="00F01C37">
                <w:rPr>
                  <w:color w:val="000000" w:themeColor="text1"/>
                  <w:kern w:val="20"/>
                  <w:sz w:val="24"/>
                  <w:szCs w:val="24"/>
                </w:rPr>
                <w:delText>2016</w:delText>
              </w:r>
            </w:del>
            <w:ins w:id="1113" w:author="Angèle Dilu Ahuka" w:date="2019-06-18T20:50:00Z">
              <w:del w:id="1114" w:author="Angèle Dilu Keti" w:date="2020-10-19T00:28:00Z">
                <w:r w:rsidRPr="00F42E52" w:rsidDel="00F01C37">
                  <w:rPr>
                    <w:color w:val="000000" w:themeColor="text1"/>
                    <w:kern w:val="20"/>
                    <w:sz w:val="24"/>
                    <w:szCs w:val="24"/>
                  </w:rPr>
                  <w:delText>201</w:delText>
                </w:r>
                <w:r w:rsidDel="00F01C37">
                  <w:rPr>
                    <w:color w:val="000000" w:themeColor="text1"/>
                    <w:kern w:val="20"/>
                    <w:sz w:val="24"/>
                    <w:szCs w:val="24"/>
                  </w:rPr>
                  <w:delText>9</w:delText>
                </w:r>
              </w:del>
            </w:ins>
            <w:ins w:id="1115" w:author="Angèle Dilu Keti" w:date="2020-10-19T00:28:00Z">
              <w:r>
                <w:rPr>
                  <w:color w:val="000000" w:themeColor="text1"/>
                  <w:kern w:val="20"/>
                  <w:sz w:val="24"/>
                  <w:szCs w:val="24"/>
                </w:rPr>
                <w:t>25 au 29 octobre 2019</w:t>
              </w:r>
            </w:ins>
          </w:p>
        </w:tc>
        <w:tc>
          <w:tcPr>
            <w:tcW w:w="2813" w:type="dxa"/>
            <w:tcPrChange w:id="1116" w:author="Angèle Dilu Keti" w:date="2020-10-19T01:08:00Z">
              <w:tcPr>
                <w:tcW w:w="2813" w:type="dxa"/>
              </w:tcPr>
            </w:tcPrChange>
          </w:tcPr>
          <w:p w14:paraId="266943F4" w14:textId="43012F7D" w:rsidR="00317BC7" w:rsidRPr="00F42E52" w:rsidRDefault="00317BC7" w:rsidP="00305419">
            <w:pPr>
              <w:tabs>
                <w:tab w:val="left" w:pos="9498"/>
              </w:tabs>
              <w:spacing w:before="120" w:line="276" w:lineRule="auto"/>
              <w:ind w:right="39"/>
              <w:jc w:val="both"/>
              <w:rPr>
                <w:color w:val="000000" w:themeColor="text1"/>
                <w:kern w:val="20"/>
                <w:sz w:val="24"/>
                <w:szCs w:val="24"/>
              </w:rPr>
            </w:pPr>
            <w:ins w:id="1117" w:author="Angèle Dilu Keti" w:date="2020-10-19T00:29:00Z">
              <w:r w:rsidRPr="00F01C37">
                <w:rPr>
                  <w:kern w:val="20"/>
                </w:rPr>
                <w:t>Ituri, Kasaï, Lomami, Nord Ubangi, Sankuru, Tanganyika et Tshopo</w:t>
              </w:r>
            </w:ins>
            <w:del w:id="1118" w:author="Angèle Dilu Keti" w:date="2020-10-19T00:29:00Z">
              <w:r w:rsidRPr="00126B36" w:rsidDel="00F01C37">
                <w:rPr>
                  <w:kern w:val="20"/>
                  <w:highlight w:val="yellow"/>
                  <w:rPrChange w:id="1119" w:author="Angèle Dilu Ahuka" w:date="2019-06-18T20:53:00Z">
                    <w:rPr>
                      <w:kern w:val="20"/>
                    </w:rPr>
                  </w:rPrChange>
                </w:rPr>
                <w:delText>Bas Uélé, Haut Uélé, Ituri, Tshopo, Equateur, Mongala, Nord Ubangi, Sud Ubangi, Tshuapa, Nord Kivu, Sud Kivu, Maniema</w:delText>
              </w:r>
            </w:del>
          </w:p>
        </w:tc>
        <w:tc>
          <w:tcPr>
            <w:tcW w:w="1865" w:type="dxa"/>
            <w:tcPrChange w:id="1120" w:author="Angèle Dilu Keti" w:date="2020-10-19T01:08:00Z">
              <w:tcPr>
                <w:tcW w:w="1563" w:type="dxa"/>
              </w:tcPr>
            </w:tcPrChange>
          </w:tcPr>
          <w:p w14:paraId="2F60BBA3" w14:textId="14CE4ED4" w:rsidR="00317BC7" w:rsidRPr="00F42E52" w:rsidRDefault="00317BC7" w:rsidP="00305419">
            <w:pPr>
              <w:tabs>
                <w:tab w:val="left" w:pos="9498"/>
              </w:tabs>
              <w:spacing w:before="120" w:line="276" w:lineRule="auto"/>
              <w:ind w:right="39"/>
              <w:jc w:val="both"/>
              <w:rPr>
                <w:b/>
                <w:bCs/>
                <w:kern w:val="20"/>
              </w:rPr>
            </w:pPr>
            <w:ins w:id="1121" w:author="Angèle Dilu Ahuka" w:date="2019-06-18T20:54:00Z">
              <w:del w:id="1122" w:author="Angèle Dilu Keti" w:date="2020-10-19T00:30:00Z">
                <w:r w:rsidRPr="00126B36" w:rsidDel="00F01C37">
                  <w:rPr>
                    <w:kern w:val="20"/>
                    <w:rPrChange w:id="1123" w:author="Angèle Dilu Ahuka" w:date="2019-06-18T20:54:00Z">
                      <w:rPr>
                        <w:kern w:val="20"/>
                        <w:highlight w:val="yellow"/>
                      </w:rPr>
                    </w:rPrChange>
                  </w:rPr>
                  <w:delText>19</w:delText>
                </w:r>
              </w:del>
            </w:ins>
            <w:ins w:id="1124" w:author="Angèle Dilu Keti" w:date="2020-10-19T01:08:00Z">
              <w:r w:rsidR="006B0768">
                <w:rPr>
                  <w:kern w:val="20"/>
                </w:rPr>
                <w:t>30 octobre</w:t>
              </w:r>
            </w:ins>
            <w:ins w:id="1125" w:author="Angèle Dilu Ahuka" w:date="2019-06-18T20:54:00Z">
              <w:del w:id="1126" w:author="Angèle Dilu Keti" w:date="2020-10-19T01:08:00Z">
                <w:r w:rsidRPr="00126B36" w:rsidDel="006B0768">
                  <w:rPr>
                    <w:kern w:val="20"/>
                    <w:rPrChange w:id="1127" w:author="Angèle Dilu Ahuka" w:date="2019-06-18T20:54:00Z">
                      <w:rPr>
                        <w:kern w:val="20"/>
                        <w:highlight w:val="yellow"/>
                      </w:rPr>
                    </w:rPrChange>
                  </w:rPr>
                  <w:delText xml:space="preserve"> </w:delText>
                </w:r>
              </w:del>
              <w:del w:id="1128" w:author="Angèle Dilu Keti" w:date="2020-10-19T00:30:00Z">
                <w:r w:rsidRPr="00126B36" w:rsidDel="00F01C37">
                  <w:rPr>
                    <w:kern w:val="20"/>
                    <w:rPrChange w:id="1129" w:author="Angèle Dilu Ahuka" w:date="2019-06-18T20:54:00Z">
                      <w:rPr>
                        <w:kern w:val="20"/>
                        <w:highlight w:val="yellow"/>
                      </w:rPr>
                    </w:rPrChange>
                  </w:rPr>
                  <w:delText>mars</w:delText>
                </w:r>
              </w:del>
              <w:r w:rsidRPr="00126B36">
                <w:rPr>
                  <w:kern w:val="20"/>
                  <w:rPrChange w:id="1130" w:author="Angèle Dilu Ahuka" w:date="2019-06-18T20:54:00Z">
                    <w:rPr>
                      <w:kern w:val="20"/>
                      <w:highlight w:val="yellow"/>
                    </w:rPr>
                  </w:rPrChange>
                </w:rPr>
                <w:t xml:space="preserve"> 2014 et </w:t>
              </w:r>
              <w:del w:id="1131" w:author="Angèle Dilu Keti" w:date="2020-10-19T00:31:00Z">
                <w:r w:rsidRPr="00126B36" w:rsidDel="00F01C37">
                  <w:rPr>
                    <w:kern w:val="20"/>
                    <w:rPrChange w:id="1132" w:author="Angèle Dilu Ahuka" w:date="2019-06-18T20:54:00Z">
                      <w:rPr>
                        <w:kern w:val="20"/>
                        <w:highlight w:val="yellow"/>
                      </w:rPr>
                    </w:rPrChange>
                  </w:rPr>
                  <w:delText>23</w:delText>
                </w:r>
              </w:del>
            </w:ins>
            <w:ins w:id="1133" w:author="Angèle Dilu Keti" w:date="2020-10-19T00:33:00Z">
              <w:r>
                <w:rPr>
                  <w:kern w:val="20"/>
                </w:rPr>
                <w:t>29</w:t>
              </w:r>
            </w:ins>
            <w:ins w:id="1134" w:author="Angèle Dilu Keti" w:date="2020-10-19T00:31:00Z">
              <w:r>
                <w:rPr>
                  <w:kern w:val="20"/>
                </w:rPr>
                <w:t xml:space="preserve"> </w:t>
              </w:r>
            </w:ins>
            <w:ins w:id="1135" w:author="Angèle Dilu Ahuka" w:date="2019-06-18T20:54:00Z">
              <w:del w:id="1136" w:author="Angèle Dilu Keti" w:date="2020-10-19T00:33:00Z">
                <w:r w:rsidRPr="00126B36" w:rsidDel="00317BC7">
                  <w:rPr>
                    <w:kern w:val="20"/>
                    <w:rPrChange w:id="1137" w:author="Angèle Dilu Ahuka" w:date="2019-06-18T20:54:00Z">
                      <w:rPr>
                        <w:kern w:val="20"/>
                        <w:highlight w:val="yellow"/>
                      </w:rPr>
                    </w:rPrChange>
                  </w:rPr>
                  <w:delText xml:space="preserve"> octobre</w:delText>
                </w:r>
              </w:del>
            </w:ins>
            <w:ins w:id="1138" w:author="Angèle Dilu Keti" w:date="2020-10-19T00:33:00Z">
              <w:r>
                <w:rPr>
                  <w:kern w:val="20"/>
                </w:rPr>
                <w:t>avril</w:t>
              </w:r>
            </w:ins>
            <w:ins w:id="1139" w:author="Angèle Dilu Ahuka" w:date="2019-06-18T20:54:00Z">
              <w:r w:rsidRPr="00126B36">
                <w:rPr>
                  <w:kern w:val="20"/>
                  <w:rPrChange w:id="1140" w:author="Angèle Dilu Ahuka" w:date="2019-06-18T20:54:00Z">
                    <w:rPr>
                      <w:kern w:val="20"/>
                      <w:highlight w:val="yellow"/>
                    </w:rPr>
                  </w:rPrChange>
                </w:rPr>
                <w:t xml:space="preserve"> 201</w:t>
              </w:r>
            </w:ins>
            <w:ins w:id="1141" w:author="Angèle Dilu Keti" w:date="2020-10-19T00:33:00Z">
              <w:r>
                <w:rPr>
                  <w:kern w:val="20"/>
                </w:rPr>
                <w:t>9</w:t>
              </w:r>
            </w:ins>
            <w:ins w:id="1142" w:author="Angèle Dilu Ahuka" w:date="2019-06-18T20:54:00Z">
              <w:del w:id="1143" w:author="Angèle Dilu Keti" w:date="2020-10-19T00:33:00Z">
                <w:r w:rsidRPr="00126B36" w:rsidDel="00317BC7">
                  <w:rPr>
                    <w:kern w:val="20"/>
                    <w:rPrChange w:id="1144" w:author="Angèle Dilu Ahuka" w:date="2019-06-18T20:54:00Z">
                      <w:rPr>
                        <w:kern w:val="20"/>
                        <w:highlight w:val="yellow"/>
                      </w:rPr>
                    </w:rPrChange>
                  </w:rPr>
                  <w:delText>8</w:delText>
                </w:r>
              </w:del>
              <w:r w:rsidRPr="00126B36">
                <w:rPr>
                  <w:kern w:val="20"/>
                  <w:rPrChange w:id="1145" w:author="Angèle Dilu Ahuka" w:date="2019-06-18T20:54:00Z">
                    <w:rPr>
                      <w:kern w:val="20"/>
                      <w:highlight w:val="yellow"/>
                    </w:rPr>
                  </w:rPrChange>
                </w:rPr>
                <w:t xml:space="preserve">  </w:t>
              </w:r>
            </w:ins>
            <w:del w:id="1146" w:author="Angèle Dilu Ahuka" w:date="2019-06-18T20:54:00Z">
              <w:r w:rsidRPr="00477809" w:rsidDel="00126B36">
                <w:rPr>
                  <w:kern w:val="20"/>
                </w:rPr>
                <w:delText>27</w:delText>
              </w:r>
              <w:r w:rsidDel="00126B36">
                <w:rPr>
                  <w:kern w:val="20"/>
                </w:rPr>
                <w:delText xml:space="preserve"> aoû</w:delText>
              </w:r>
              <w:r w:rsidRPr="00477809" w:rsidDel="00126B36">
                <w:rPr>
                  <w:kern w:val="20"/>
                </w:rPr>
                <w:delText>t 2011 et le 27 février 2016</w:delText>
              </w:r>
            </w:del>
          </w:p>
        </w:tc>
        <w:tc>
          <w:tcPr>
            <w:tcW w:w="1836" w:type="dxa"/>
            <w:tcPrChange w:id="1147" w:author="Angèle Dilu Keti" w:date="2020-10-19T01:08:00Z">
              <w:tcPr>
                <w:tcW w:w="2138" w:type="dxa"/>
              </w:tcPr>
            </w:tcPrChange>
          </w:tcPr>
          <w:p w14:paraId="2D0B2772" w14:textId="2B2BBD57" w:rsidR="00317BC7" w:rsidRPr="00F42E52" w:rsidRDefault="00317BC7" w:rsidP="00305419">
            <w:pPr>
              <w:tabs>
                <w:tab w:val="left" w:pos="9498"/>
              </w:tabs>
              <w:spacing w:before="120" w:line="276" w:lineRule="auto"/>
              <w:ind w:right="39"/>
              <w:jc w:val="both"/>
              <w:rPr>
                <w:color w:val="000000" w:themeColor="text1"/>
                <w:kern w:val="20"/>
                <w:sz w:val="24"/>
                <w:szCs w:val="24"/>
              </w:rPr>
            </w:pPr>
            <w:del w:id="1148" w:author="Angèle Dilu Ahuka" w:date="2019-06-18T20:52:00Z">
              <w:r w:rsidRPr="00477809" w:rsidDel="00126B36">
                <w:rPr>
                  <w:color w:val="548DD4" w:themeColor="text2" w:themeTint="99"/>
                  <w:kern w:val="20"/>
                </w:rPr>
                <w:delText xml:space="preserve">12 </w:delText>
              </w:r>
            </w:del>
            <w:ins w:id="1149" w:author="Angèle Dilu Ahuka" w:date="2019-06-18T20:52:00Z">
              <w:r>
                <w:rPr>
                  <w:color w:val="548DD4" w:themeColor="text2" w:themeTint="99"/>
                  <w:kern w:val="20"/>
                </w:rPr>
                <w:t>6</w:t>
              </w:r>
              <w:r w:rsidRPr="00477809">
                <w:rPr>
                  <w:color w:val="548DD4" w:themeColor="text2" w:themeTint="99"/>
                  <w:kern w:val="20"/>
                </w:rPr>
                <w:t xml:space="preserve"> </w:t>
              </w:r>
            </w:ins>
            <w:r w:rsidRPr="00477809">
              <w:rPr>
                <w:color w:val="548DD4" w:themeColor="text2" w:themeTint="99"/>
                <w:kern w:val="20"/>
              </w:rPr>
              <w:t xml:space="preserve">mois et </w:t>
            </w:r>
            <w:del w:id="1150" w:author="Angèle Dilu Ahuka" w:date="2019-06-18T20:52:00Z">
              <w:r w:rsidRPr="00477809" w:rsidDel="00126B36">
                <w:rPr>
                  <w:color w:val="548DD4" w:themeColor="text2" w:themeTint="99"/>
                  <w:kern w:val="20"/>
                </w:rPr>
                <w:delText xml:space="preserve">65 </w:delText>
              </w:r>
            </w:del>
            <w:ins w:id="1151" w:author="Angèle Dilu Ahuka" w:date="2019-06-18T20:52:00Z">
              <w:r>
                <w:rPr>
                  <w:color w:val="548DD4" w:themeColor="text2" w:themeTint="99"/>
                  <w:kern w:val="20"/>
                </w:rPr>
                <w:t>59</w:t>
              </w:r>
              <w:r w:rsidRPr="00477809">
                <w:rPr>
                  <w:color w:val="548DD4" w:themeColor="text2" w:themeTint="99"/>
                  <w:kern w:val="20"/>
                </w:rPr>
                <w:t xml:space="preserve"> </w:t>
              </w:r>
            </w:ins>
            <w:r w:rsidRPr="00477809">
              <w:rPr>
                <w:color w:val="548DD4" w:themeColor="text2" w:themeTint="99"/>
                <w:kern w:val="20"/>
              </w:rPr>
              <w:t>mois révolus</w:t>
            </w:r>
          </w:p>
        </w:tc>
      </w:tr>
      <w:tr w:rsidR="00317BC7" w:rsidRPr="00F42E52" w14:paraId="199C167F" w14:textId="77777777" w:rsidTr="006B0768">
        <w:trPr>
          <w:trHeight w:val="114"/>
          <w:trPrChange w:id="1152" w:author="Angèle Dilu Keti" w:date="2020-10-19T01:08:00Z">
            <w:trPr>
              <w:trHeight w:val="114"/>
            </w:trPr>
          </w:trPrChange>
        </w:trPr>
        <w:tc>
          <w:tcPr>
            <w:tcW w:w="1226" w:type="dxa"/>
            <w:vMerge/>
            <w:tcPrChange w:id="1153" w:author="Angèle Dilu Keti" w:date="2020-10-19T01:08:00Z">
              <w:tcPr>
                <w:tcW w:w="1226" w:type="dxa"/>
                <w:vMerge/>
              </w:tcPr>
            </w:tcPrChange>
          </w:tcPr>
          <w:p w14:paraId="1559AB31" w14:textId="22C84A51" w:rsidR="00317BC7" w:rsidRPr="00F42E52" w:rsidRDefault="00317BC7" w:rsidP="00317BC7">
            <w:pPr>
              <w:tabs>
                <w:tab w:val="left" w:pos="9498"/>
              </w:tabs>
              <w:spacing w:before="120" w:line="276" w:lineRule="auto"/>
              <w:ind w:right="39"/>
              <w:jc w:val="both"/>
              <w:rPr>
                <w:color w:val="000000" w:themeColor="text1"/>
                <w:kern w:val="20"/>
                <w:sz w:val="24"/>
                <w:szCs w:val="24"/>
              </w:rPr>
            </w:pPr>
          </w:p>
        </w:tc>
        <w:tc>
          <w:tcPr>
            <w:tcW w:w="2001" w:type="dxa"/>
            <w:tcPrChange w:id="1154" w:author="Angèle Dilu Keti" w:date="2020-10-19T01:08:00Z">
              <w:tcPr>
                <w:tcW w:w="2001" w:type="dxa"/>
                <w:gridSpan w:val="2"/>
              </w:tcPr>
            </w:tcPrChange>
          </w:tcPr>
          <w:p w14:paraId="2C092256" w14:textId="3CA02D7B" w:rsidR="00317BC7" w:rsidRPr="00F42E52" w:rsidRDefault="00317BC7">
            <w:pPr>
              <w:tabs>
                <w:tab w:val="left" w:pos="9498"/>
              </w:tabs>
              <w:spacing w:before="120" w:line="276" w:lineRule="auto"/>
              <w:ind w:right="39"/>
              <w:rPr>
                <w:color w:val="000000" w:themeColor="text1"/>
                <w:kern w:val="20"/>
                <w:sz w:val="24"/>
                <w:szCs w:val="24"/>
              </w:rPr>
              <w:pPrChange w:id="1155" w:author="Angèle Dilu Ahuka" w:date="2020-10-19T00:35:00Z">
                <w:pPr>
                  <w:tabs>
                    <w:tab w:val="left" w:pos="9498"/>
                  </w:tabs>
                  <w:spacing w:before="120" w:line="276" w:lineRule="auto"/>
                  <w:ind w:right="39"/>
                  <w:jc w:val="both"/>
                </w:pPr>
              </w:pPrChange>
            </w:pPr>
            <w:del w:id="1156" w:author="Angèle Dilu Keti" w:date="2020-10-19T00:29:00Z">
              <w:r w:rsidRPr="00F42E52" w:rsidDel="00F01C37">
                <w:rPr>
                  <w:color w:val="000000" w:themeColor="text1"/>
                  <w:kern w:val="20"/>
                  <w:sz w:val="24"/>
                  <w:szCs w:val="24"/>
                </w:rPr>
                <w:delText xml:space="preserve">du 06 </w:delText>
              </w:r>
            </w:del>
            <w:ins w:id="1157" w:author="Angèle Dilu Ahuka" w:date="2019-06-18T20:52:00Z">
              <w:del w:id="1158" w:author="Angèle Dilu Keti" w:date="2020-10-19T00:29:00Z">
                <w:r w:rsidDel="00F01C37">
                  <w:rPr>
                    <w:color w:val="000000" w:themeColor="text1"/>
                    <w:kern w:val="20"/>
                    <w:sz w:val="24"/>
                    <w:szCs w:val="24"/>
                  </w:rPr>
                  <w:delText xml:space="preserve">19 </w:delText>
                </w:r>
              </w:del>
            </w:ins>
            <w:del w:id="1159" w:author="Angèle Dilu Keti" w:date="2020-10-19T00:29:00Z">
              <w:r w:rsidRPr="00F42E52" w:rsidDel="00F01C37">
                <w:rPr>
                  <w:color w:val="000000" w:themeColor="text1"/>
                  <w:kern w:val="20"/>
                  <w:sz w:val="24"/>
                  <w:szCs w:val="24"/>
                </w:rPr>
                <w:delText>au 10 octobre  2016</w:delText>
              </w:r>
            </w:del>
            <w:ins w:id="1160" w:author="Angèle Dilu Ahuka" w:date="2019-06-18T20:52:00Z">
              <w:del w:id="1161" w:author="Angèle Dilu Keti" w:date="2020-10-19T00:29:00Z">
                <w:r w:rsidDel="00F01C37">
                  <w:rPr>
                    <w:color w:val="000000" w:themeColor="text1"/>
                    <w:kern w:val="20"/>
                    <w:sz w:val="24"/>
                    <w:szCs w:val="24"/>
                  </w:rPr>
                  <w:delText>30 avril 2019</w:delText>
                </w:r>
              </w:del>
            </w:ins>
            <w:ins w:id="1162" w:author="Angèle Dilu Keti" w:date="2020-10-19T00:29:00Z">
              <w:r>
                <w:rPr>
                  <w:color w:val="000000" w:themeColor="text1"/>
                  <w:kern w:val="20"/>
                  <w:sz w:val="24"/>
                  <w:szCs w:val="24"/>
                </w:rPr>
                <w:t xml:space="preserve">du 30 octobre </w:t>
              </w:r>
            </w:ins>
            <w:ins w:id="1163" w:author="Angèle Dilu Keti" w:date="2020-10-19T00:30:00Z">
              <w:r>
                <w:rPr>
                  <w:color w:val="000000" w:themeColor="text1"/>
                  <w:kern w:val="20"/>
                  <w:sz w:val="24"/>
                  <w:szCs w:val="24"/>
                </w:rPr>
                <w:t>au 03 novembre 2019</w:t>
              </w:r>
            </w:ins>
          </w:p>
        </w:tc>
        <w:tc>
          <w:tcPr>
            <w:tcW w:w="2813" w:type="dxa"/>
            <w:tcPrChange w:id="1164" w:author="Angèle Dilu Keti" w:date="2020-10-19T01:08:00Z">
              <w:tcPr>
                <w:tcW w:w="2813" w:type="dxa"/>
              </w:tcPr>
            </w:tcPrChange>
          </w:tcPr>
          <w:p w14:paraId="7577052C" w14:textId="45127950" w:rsidR="00317BC7" w:rsidRPr="00F42E52" w:rsidRDefault="00317BC7" w:rsidP="00305419">
            <w:pPr>
              <w:tabs>
                <w:tab w:val="left" w:pos="9498"/>
              </w:tabs>
              <w:spacing w:before="120" w:line="276" w:lineRule="auto"/>
              <w:ind w:right="39"/>
              <w:jc w:val="both"/>
              <w:rPr>
                <w:color w:val="000000" w:themeColor="text1"/>
                <w:kern w:val="20"/>
                <w:sz w:val="24"/>
                <w:szCs w:val="24"/>
              </w:rPr>
            </w:pPr>
            <w:del w:id="1165" w:author="Angèle Dilu Keti" w:date="2020-10-19T00:30:00Z">
              <w:r w:rsidRPr="00126B36" w:rsidDel="00F01C37">
                <w:rPr>
                  <w:kern w:val="20"/>
                  <w:highlight w:val="yellow"/>
                  <w:rPrChange w:id="1166" w:author="Angèle Dilu Ahuka" w:date="2019-06-18T20:53:00Z">
                    <w:rPr>
                      <w:kern w:val="20"/>
                    </w:rPr>
                  </w:rPrChange>
                </w:rPr>
                <w:delText>Kinshasa, Kongo Central, Kwango, Kwilu et Mai Ndombe</w:delText>
              </w:r>
            </w:del>
          </w:p>
        </w:tc>
        <w:tc>
          <w:tcPr>
            <w:tcW w:w="1865" w:type="dxa"/>
            <w:tcPrChange w:id="1167" w:author="Angèle Dilu Keti" w:date="2020-10-19T01:08:00Z">
              <w:tcPr>
                <w:tcW w:w="1563" w:type="dxa"/>
              </w:tcPr>
            </w:tcPrChange>
          </w:tcPr>
          <w:p w14:paraId="720E5135" w14:textId="69E4C9DE" w:rsidR="00317BC7" w:rsidRPr="00F42E52" w:rsidRDefault="006B0768" w:rsidP="00305419">
            <w:pPr>
              <w:tabs>
                <w:tab w:val="left" w:pos="9498"/>
              </w:tabs>
              <w:spacing w:before="120" w:line="276" w:lineRule="auto"/>
              <w:ind w:right="39"/>
              <w:jc w:val="both"/>
              <w:rPr>
                <w:b/>
                <w:bCs/>
                <w:kern w:val="20"/>
              </w:rPr>
            </w:pPr>
            <w:ins w:id="1168" w:author="Angèle Dilu Keti" w:date="2020-10-19T01:09:00Z">
              <w:r>
                <w:rPr>
                  <w:kern w:val="20"/>
                </w:rPr>
                <w:t>04</w:t>
              </w:r>
            </w:ins>
            <w:ins w:id="1169" w:author="Angèle Dilu Keti" w:date="2020-10-19T00:38:00Z">
              <w:r w:rsidR="00317BC7">
                <w:rPr>
                  <w:kern w:val="20"/>
                </w:rPr>
                <w:t xml:space="preserve"> novembre 2014 et 03 </w:t>
              </w:r>
            </w:ins>
            <w:ins w:id="1170" w:author="Angèle Dilu Keti" w:date="2020-10-19T00:39:00Z">
              <w:r w:rsidR="00317BC7">
                <w:rPr>
                  <w:kern w:val="20"/>
                </w:rPr>
                <w:t>mai 2019</w:t>
              </w:r>
            </w:ins>
            <w:ins w:id="1171" w:author="Angèle Dilu Ahuka" w:date="2019-06-18T20:54:00Z">
              <w:del w:id="1172" w:author="Angèle Dilu Keti" w:date="2020-10-19T00:36:00Z">
                <w:r w:rsidR="00317BC7" w:rsidRPr="00126B36" w:rsidDel="00317BC7">
                  <w:rPr>
                    <w:kern w:val="20"/>
                    <w:rPrChange w:id="1173" w:author="Angèle Dilu Ahuka" w:date="2019-06-18T20:54:00Z">
                      <w:rPr>
                        <w:kern w:val="20"/>
                        <w:highlight w:val="yellow"/>
                      </w:rPr>
                    </w:rPrChange>
                  </w:rPr>
                  <w:delText xml:space="preserve">19 mars 2014 et </w:delText>
                </w:r>
              </w:del>
            </w:ins>
            <w:ins w:id="1174" w:author="Angèle Dilu Ahuka" w:date="2019-06-18T20:56:00Z">
              <w:del w:id="1175" w:author="Angèle Dilu Keti" w:date="2020-10-19T00:36:00Z">
                <w:r w:rsidR="00317BC7" w:rsidDel="00317BC7">
                  <w:rPr>
                    <w:kern w:val="20"/>
                  </w:rPr>
                  <w:delText>30</w:delText>
                </w:r>
              </w:del>
            </w:ins>
            <w:ins w:id="1176" w:author="Angèle Dilu Ahuka" w:date="2019-06-18T20:54:00Z">
              <w:del w:id="1177" w:author="Angèle Dilu Keti" w:date="2020-10-19T00:36:00Z">
                <w:r w:rsidR="00317BC7" w:rsidRPr="00126B36" w:rsidDel="00317BC7">
                  <w:rPr>
                    <w:kern w:val="20"/>
                    <w:rPrChange w:id="1178" w:author="Angèle Dilu Ahuka" w:date="2019-06-18T20:54:00Z">
                      <w:rPr>
                        <w:kern w:val="20"/>
                        <w:highlight w:val="yellow"/>
                      </w:rPr>
                    </w:rPrChange>
                  </w:rPr>
                  <w:delText xml:space="preserve"> octobre 2018  </w:delText>
                </w:r>
              </w:del>
            </w:ins>
            <w:del w:id="1179" w:author="Angèle Dilu Ahuka" w:date="2019-06-18T20:54:00Z">
              <w:r w:rsidR="00317BC7" w:rsidRPr="00477809" w:rsidDel="00126B36">
                <w:rPr>
                  <w:kern w:val="20"/>
                </w:rPr>
                <w:delText>06 octobre 2011 et le 06 avril 2016</w:delText>
              </w:r>
            </w:del>
          </w:p>
        </w:tc>
        <w:tc>
          <w:tcPr>
            <w:tcW w:w="1836" w:type="dxa"/>
            <w:tcPrChange w:id="1180" w:author="Angèle Dilu Keti" w:date="2020-10-19T01:08:00Z">
              <w:tcPr>
                <w:tcW w:w="2138" w:type="dxa"/>
              </w:tcPr>
            </w:tcPrChange>
          </w:tcPr>
          <w:p w14:paraId="2A4E5192" w14:textId="32B08133" w:rsidR="00317BC7" w:rsidRPr="00F42E52" w:rsidRDefault="00317BC7" w:rsidP="00CD3860">
            <w:pPr>
              <w:tabs>
                <w:tab w:val="left" w:pos="9498"/>
              </w:tabs>
              <w:spacing w:before="120" w:line="276" w:lineRule="auto"/>
              <w:ind w:right="39"/>
              <w:jc w:val="both"/>
              <w:rPr>
                <w:color w:val="000000" w:themeColor="text1"/>
                <w:kern w:val="20"/>
                <w:sz w:val="24"/>
                <w:szCs w:val="24"/>
              </w:rPr>
            </w:pPr>
            <w:del w:id="1181" w:author="Angèle Dilu Ahuka" w:date="2019-06-18T20:52:00Z">
              <w:r w:rsidRPr="00477809" w:rsidDel="00126B36">
                <w:rPr>
                  <w:color w:val="548DD4" w:themeColor="text2" w:themeTint="99"/>
                  <w:kern w:val="20"/>
                </w:rPr>
                <w:delText>1</w:delText>
              </w:r>
              <w:r w:rsidDel="00126B36">
                <w:rPr>
                  <w:color w:val="548DD4" w:themeColor="text2" w:themeTint="99"/>
                  <w:kern w:val="20"/>
                </w:rPr>
                <w:delText>0</w:delText>
              </w:r>
              <w:r w:rsidRPr="00477809" w:rsidDel="00126B36">
                <w:rPr>
                  <w:color w:val="548DD4" w:themeColor="text2" w:themeTint="99"/>
                  <w:kern w:val="20"/>
                </w:rPr>
                <w:delText xml:space="preserve"> </w:delText>
              </w:r>
            </w:del>
            <w:ins w:id="1182" w:author="Angèle Dilu Ahuka" w:date="2019-06-18T20:52:00Z">
              <w:r>
                <w:rPr>
                  <w:color w:val="548DD4" w:themeColor="text2" w:themeTint="99"/>
                  <w:kern w:val="20"/>
                </w:rPr>
                <w:t>6</w:t>
              </w:r>
              <w:r w:rsidRPr="00477809">
                <w:rPr>
                  <w:color w:val="548DD4" w:themeColor="text2" w:themeTint="99"/>
                  <w:kern w:val="20"/>
                </w:rPr>
                <w:t xml:space="preserve"> </w:t>
              </w:r>
            </w:ins>
            <w:r w:rsidRPr="00477809">
              <w:rPr>
                <w:color w:val="548DD4" w:themeColor="text2" w:themeTint="99"/>
                <w:kern w:val="20"/>
              </w:rPr>
              <w:t xml:space="preserve">mois et </w:t>
            </w:r>
            <w:del w:id="1183" w:author="Angèle Dilu Ahuka" w:date="2019-06-18T20:52:00Z">
              <w:r w:rsidRPr="00477809" w:rsidDel="00126B36">
                <w:rPr>
                  <w:color w:val="548DD4" w:themeColor="text2" w:themeTint="99"/>
                  <w:kern w:val="20"/>
                </w:rPr>
                <w:delText>6</w:delText>
              </w:r>
              <w:r w:rsidDel="00126B36">
                <w:rPr>
                  <w:color w:val="548DD4" w:themeColor="text2" w:themeTint="99"/>
                  <w:kern w:val="20"/>
                </w:rPr>
                <w:delText>3</w:delText>
              </w:r>
              <w:r w:rsidRPr="00477809" w:rsidDel="00126B36">
                <w:rPr>
                  <w:color w:val="548DD4" w:themeColor="text2" w:themeTint="99"/>
                  <w:kern w:val="20"/>
                </w:rPr>
                <w:delText xml:space="preserve"> </w:delText>
              </w:r>
            </w:del>
            <w:ins w:id="1184" w:author="Angèle Dilu Ahuka" w:date="2019-06-18T20:52:00Z">
              <w:r>
                <w:rPr>
                  <w:color w:val="548DD4" w:themeColor="text2" w:themeTint="99"/>
                  <w:kern w:val="20"/>
                </w:rPr>
                <w:t>59</w:t>
              </w:r>
              <w:r w:rsidRPr="00477809">
                <w:rPr>
                  <w:color w:val="548DD4" w:themeColor="text2" w:themeTint="99"/>
                  <w:kern w:val="20"/>
                </w:rPr>
                <w:t xml:space="preserve"> </w:t>
              </w:r>
            </w:ins>
            <w:r w:rsidRPr="00477809">
              <w:rPr>
                <w:color w:val="548DD4" w:themeColor="text2" w:themeTint="99"/>
                <w:kern w:val="20"/>
              </w:rPr>
              <w:t>mois révolus</w:t>
            </w:r>
          </w:p>
        </w:tc>
      </w:tr>
      <w:tr w:rsidR="00F60325" w:rsidRPr="00F42E52" w14:paraId="01FD8011" w14:textId="77777777" w:rsidTr="006B0768">
        <w:trPr>
          <w:trHeight w:val="114"/>
          <w:ins w:id="1185" w:author="Angèle Dilu Keti" w:date="2020-10-19T00:28:00Z"/>
          <w:trPrChange w:id="1186" w:author="Angèle Dilu Keti" w:date="2020-10-19T01:08:00Z">
            <w:trPr>
              <w:trHeight w:val="114"/>
            </w:trPr>
          </w:trPrChange>
        </w:trPr>
        <w:tc>
          <w:tcPr>
            <w:tcW w:w="1226" w:type="dxa"/>
            <w:vMerge w:val="restart"/>
            <w:vAlign w:val="center"/>
            <w:tcPrChange w:id="1187" w:author="Angèle Dilu Keti" w:date="2020-10-19T01:08:00Z">
              <w:tcPr>
                <w:tcW w:w="1226" w:type="dxa"/>
                <w:vMerge w:val="restart"/>
                <w:vAlign w:val="center"/>
              </w:tcPr>
            </w:tcPrChange>
          </w:tcPr>
          <w:p w14:paraId="4B3C887F" w14:textId="3DC5686C" w:rsidR="00F60325" w:rsidRPr="00F42E52" w:rsidRDefault="00F60325">
            <w:pPr>
              <w:tabs>
                <w:tab w:val="left" w:pos="9498"/>
              </w:tabs>
              <w:spacing w:before="120" w:line="276" w:lineRule="auto"/>
              <w:ind w:right="39"/>
              <w:jc w:val="center"/>
              <w:rPr>
                <w:ins w:id="1188" w:author="Angèle Dilu Keti" w:date="2020-10-19T00:28:00Z"/>
                <w:b/>
                <w:bCs/>
                <w:kern w:val="20"/>
              </w:rPr>
              <w:pPrChange w:id="1189" w:author="Angèle Dilu Ahuka" w:date="2020-10-19T00:38:00Z">
                <w:pPr>
                  <w:tabs>
                    <w:tab w:val="left" w:pos="9498"/>
                  </w:tabs>
                  <w:spacing w:before="120" w:line="276" w:lineRule="auto"/>
                  <w:ind w:right="39"/>
                  <w:jc w:val="both"/>
                </w:pPr>
              </w:pPrChange>
            </w:pPr>
            <w:ins w:id="1190" w:author="Angèle Dilu Keti" w:date="2020-10-19T00:28:00Z">
              <w:r>
                <w:rPr>
                  <w:b/>
                  <w:bCs/>
                  <w:kern w:val="20"/>
                </w:rPr>
                <w:t>Bloc 2</w:t>
              </w:r>
            </w:ins>
          </w:p>
        </w:tc>
        <w:tc>
          <w:tcPr>
            <w:tcW w:w="2001" w:type="dxa"/>
            <w:tcPrChange w:id="1191" w:author="Angèle Dilu Keti" w:date="2020-10-19T01:08:00Z">
              <w:tcPr>
                <w:tcW w:w="2001" w:type="dxa"/>
                <w:gridSpan w:val="2"/>
              </w:tcPr>
            </w:tcPrChange>
          </w:tcPr>
          <w:p w14:paraId="6C4D5510" w14:textId="4708F040" w:rsidR="00F60325" w:rsidRPr="00F42E52" w:rsidRDefault="00F60325" w:rsidP="00317BC7">
            <w:pPr>
              <w:tabs>
                <w:tab w:val="left" w:pos="9498"/>
              </w:tabs>
              <w:spacing w:before="120" w:line="276" w:lineRule="auto"/>
              <w:ind w:right="39"/>
              <w:jc w:val="both"/>
              <w:rPr>
                <w:ins w:id="1192" w:author="Angèle Dilu Keti" w:date="2020-10-19T00:28:00Z"/>
                <w:color w:val="000000" w:themeColor="text1"/>
                <w:kern w:val="20"/>
              </w:rPr>
            </w:pPr>
            <w:ins w:id="1193" w:author="Angèle Dilu Keti" w:date="2020-10-19T00:34:00Z">
              <w:r>
                <w:rPr>
                  <w:color w:val="000000" w:themeColor="text1"/>
                  <w:kern w:val="20"/>
                </w:rPr>
                <w:t>Du 26 novembre au 01 décembre 2019</w:t>
              </w:r>
            </w:ins>
          </w:p>
        </w:tc>
        <w:tc>
          <w:tcPr>
            <w:tcW w:w="2813" w:type="dxa"/>
            <w:tcPrChange w:id="1194" w:author="Angèle Dilu Keti" w:date="2020-10-19T01:08:00Z">
              <w:tcPr>
                <w:tcW w:w="2813" w:type="dxa"/>
              </w:tcPr>
            </w:tcPrChange>
          </w:tcPr>
          <w:p w14:paraId="6DC53A59" w14:textId="701D72D1" w:rsidR="00F60325" w:rsidRPr="00F01C37" w:rsidRDefault="00F60325" w:rsidP="00317BC7">
            <w:pPr>
              <w:tabs>
                <w:tab w:val="left" w:pos="9498"/>
              </w:tabs>
              <w:spacing w:before="120" w:line="276" w:lineRule="auto"/>
              <w:ind w:right="39"/>
              <w:jc w:val="both"/>
              <w:rPr>
                <w:ins w:id="1195" w:author="Angèle Dilu Keti" w:date="2020-10-19T00:28:00Z"/>
                <w:kern w:val="20"/>
                <w:highlight w:val="yellow"/>
              </w:rPr>
            </w:pPr>
            <w:ins w:id="1196" w:author="Angèle Dilu Keti" w:date="2020-10-19T00:37:00Z">
              <w:r w:rsidRPr="00317BC7">
                <w:rPr>
                  <w:kern w:val="20"/>
                </w:rPr>
                <w:t>Kasaï Central, Kinshasa, Kongo Central, Kwango, Kwilu, Mai Ndombe, Sud Kivu et Sud Ubangi</w:t>
              </w:r>
            </w:ins>
          </w:p>
        </w:tc>
        <w:tc>
          <w:tcPr>
            <w:tcW w:w="1865" w:type="dxa"/>
            <w:tcPrChange w:id="1197" w:author="Angèle Dilu Keti" w:date="2020-10-19T01:08:00Z">
              <w:tcPr>
                <w:tcW w:w="1563" w:type="dxa"/>
              </w:tcPr>
            </w:tcPrChange>
          </w:tcPr>
          <w:p w14:paraId="425C6C22" w14:textId="4E00D7AB" w:rsidR="00F60325" w:rsidRPr="00F01C37" w:rsidRDefault="006B0768" w:rsidP="00317BC7">
            <w:pPr>
              <w:tabs>
                <w:tab w:val="left" w:pos="9498"/>
              </w:tabs>
              <w:spacing w:before="120" w:line="276" w:lineRule="auto"/>
              <w:ind w:right="39"/>
              <w:jc w:val="both"/>
              <w:rPr>
                <w:ins w:id="1198" w:author="Angèle Dilu Keti" w:date="2020-10-19T00:28:00Z"/>
                <w:kern w:val="20"/>
              </w:rPr>
            </w:pPr>
            <w:ins w:id="1199" w:author="Angèle Dilu Keti" w:date="2020-10-19T01:13:00Z">
              <w:r>
                <w:rPr>
                  <w:kern w:val="20"/>
                </w:rPr>
                <w:t>02</w:t>
              </w:r>
            </w:ins>
            <w:ins w:id="1200" w:author="Angèle Dilu Keti" w:date="2020-10-19T00:46:00Z">
              <w:r w:rsidR="00F60325">
                <w:rPr>
                  <w:kern w:val="20"/>
                </w:rPr>
                <w:t xml:space="preserve"> décembre 2014 et 01 juin 2019</w:t>
              </w:r>
            </w:ins>
          </w:p>
        </w:tc>
        <w:tc>
          <w:tcPr>
            <w:tcW w:w="1836" w:type="dxa"/>
            <w:tcPrChange w:id="1201" w:author="Angèle Dilu Keti" w:date="2020-10-19T01:08:00Z">
              <w:tcPr>
                <w:tcW w:w="2138" w:type="dxa"/>
              </w:tcPr>
            </w:tcPrChange>
          </w:tcPr>
          <w:p w14:paraId="6EAD1B4E" w14:textId="2E5A6A4E" w:rsidR="00F60325" w:rsidRPr="00477809" w:rsidDel="00126B36" w:rsidRDefault="00F60325" w:rsidP="00317BC7">
            <w:pPr>
              <w:tabs>
                <w:tab w:val="left" w:pos="9498"/>
              </w:tabs>
              <w:spacing w:before="120" w:line="276" w:lineRule="auto"/>
              <w:ind w:right="39"/>
              <w:jc w:val="both"/>
              <w:rPr>
                <w:ins w:id="1202" w:author="Angèle Dilu Keti" w:date="2020-10-19T00:28:00Z"/>
                <w:color w:val="548DD4" w:themeColor="text2" w:themeTint="99"/>
                <w:kern w:val="20"/>
              </w:rPr>
            </w:pPr>
            <w:ins w:id="1203" w:author="Angèle Dilu Keti" w:date="2020-10-19T00:36:00Z">
              <w:r w:rsidRPr="00D217DE">
                <w:rPr>
                  <w:color w:val="548DD4" w:themeColor="text2" w:themeTint="99"/>
                  <w:kern w:val="20"/>
                </w:rPr>
                <w:t>6 mois et 59 mois révolus</w:t>
              </w:r>
            </w:ins>
          </w:p>
        </w:tc>
      </w:tr>
      <w:tr w:rsidR="00745D0C" w:rsidRPr="00F42E52" w14:paraId="5FF9A04E" w14:textId="77777777" w:rsidTr="006B0768">
        <w:trPr>
          <w:trHeight w:val="114"/>
          <w:ins w:id="1204" w:author="Angèle Dilu Keti" w:date="2020-10-19T00:42:00Z"/>
          <w:trPrChange w:id="1205" w:author="Angèle Dilu Keti" w:date="2020-10-19T01:08:00Z">
            <w:trPr>
              <w:trHeight w:val="114"/>
            </w:trPr>
          </w:trPrChange>
        </w:trPr>
        <w:tc>
          <w:tcPr>
            <w:tcW w:w="1226" w:type="dxa"/>
            <w:vMerge/>
            <w:vAlign w:val="center"/>
            <w:tcPrChange w:id="1206" w:author="Angèle Dilu Keti" w:date="2020-10-19T01:08:00Z">
              <w:tcPr>
                <w:tcW w:w="1226" w:type="dxa"/>
                <w:vMerge/>
                <w:vAlign w:val="center"/>
              </w:tcPr>
            </w:tcPrChange>
          </w:tcPr>
          <w:p w14:paraId="6BA06986" w14:textId="77777777" w:rsidR="00745D0C" w:rsidRDefault="00745D0C" w:rsidP="00745D0C">
            <w:pPr>
              <w:tabs>
                <w:tab w:val="left" w:pos="9498"/>
              </w:tabs>
              <w:spacing w:before="120" w:line="276" w:lineRule="auto"/>
              <w:ind w:right="39"/>
              <w:jc w:val="center"/>
              <w:rPr>
                <w:ins w:id="1207" w:author="Angèle Dilu Keti" w:date="2020-10-19T00:42:00Z"/>
                <w:b/>
                <w:bCs/>
                <w:kern w:val="20"/>
              </w:rPr>
            </w:pPr>
          </w:p>
        </w:tc>
        <w:tc>
          <w:tcPr>
            <w:tcW w:w="2001" w:type="dxa"/>
            <w:tcPrChange w:id="1208" w:author="Angèle Dilu Keti" w:date="2020-10-19T01:08:00Z">
              <w:tcPr>
                <w:tcW w:w="2001" w:type="dxa"/>
                <w:gridSpan w:val="2"/>
              </w:tcPr>
            </w:tcPrChange>
          </w:tcPr>
          <w:p w14:paraId="03FD1F10" w14:textId="62EFA42F" w:rsidR="00745D0C" w:rsidRDefault="00745D0C" w:rsidP="00745D0C">
            <w:pPr>
              <w:tabs>
                <w:tab w:val="left" w:pos="9498"/>
              </w:tabs>
              <w:spacing w:before="120" w:line="276" w:lineRule="auto"/>
              <w:ind w:right="39"/>
              <w:jc w:val="both"/>
              <w:rPr>
                <w:ins w:id="1209" w:author="Angèle Dilu Keti" w:date="2020-10-19T00:42:00Z"/>
                <w:color w:val="000000" w:themeColor="text1"/>
                <w:kern w:val="20"/>
              </w:rPr>
            </w:pPr>
            <w:ins w:id="1210" w:author="Angèle Dilu Keti" w:date="2020-10-19T00:42:00Z">
              <w:r>
                <w:rPr>
                  <w:color w:val="000000" w:themeColor="text1"/>
                  <w:kern w:val="20"/>
                </w:rPr>
                <w:t>Du 05 au 10 dé</w:t>
              </w:r>
            </w:ins>
            <w:ins w:id="1211" w:author="Angèle Dilu Keti" w:date="2020-10-19T00:43:00Z">
              <w:r>
                <w:rPr>
                  <w:color w:val="000000" w:themeColor="text1"/>
                  <w:kern w:val="20"/>
                </w:rPr>
                <w:t>cembre 2019</w:t>
              </w:r>
            </w:ins>
          </w:p>
        </w:tc>
        <w:tc>
          <w:tcPr>
            <w:tcW w:w="2813" w:type="dxa"/>
            <w:tcPrChange w:id="1212" w:author="Angèle Dilu Keti" w:date="2020-10-19T01:08:00Z">
              <w:tcPr>
                <w:tcW w:w="2813" w:type="dxa"/>
              </w:tcPr>
            </w:tcPrChange>
          </w:tcPr>
          <w:p w14:paraId="209D5326" w14:textId="550F2A46" w:rsidR="00745D0C" w:rsidRPr="00317BC7" w:rsidRDefault="00745D0C" w:rsidP="00745D0C">
            <w:pPr>
              <w:tabs>
                <w:tab w:val="left" w:pos="9498"/>
              </w:tabs>
              <w:spacing w:before="120" w:line="276" w:lineRule="auto"/>
              <w:ind w:right="39"/>
              <w:jc w:val="both"/>
              <w:rPr>
                <w:ins w:id="1213" w:author="Angèle Dilu Keti" w:date="2020-10-19T00:42:00Z"/>
                <w:kern w:val="20"/>
              </w:rPr>
            </w:pPr>
            <w:ins w:id="1214" w:author="Angèle Dilu Keti" w:date="2020-10-19T00:42:00Z">
              <w:r>
                <w:rPr>
                  <w:kern w:val="20"/>
                </w:rPr>
                <w:t>Nord Kivu</w:t>
              </w:r>
            </w:ins>
            <w:ins w:id="1215" w:author="Angèle Dilu Keti" w:date="2020-10-19T00:43:00Z">
              <w:r>
                <w:rPr>
                  <w:kern w:val="20"/>
                </w:rPr>
                <w:t xml:space="preserve"> (11 ZS à haut risque de MVE)</w:t>
              </w:r>
            </w:ins>
          </w:p>
        </w:tc>
        <w:tc>
          <w:tcPr>
            <w:tcW w:w="1865" w:type="dxa"/>
            <w:tcPrChange w:id="1216" w:author="Angèle Dilu Keti" w:date="2020-10-19T01:08:00Z">
              <w:tcPr>
                <w:tcW w:w="1563" w:type="dxa"/>
              </w:tcPr>
            </w:tcPrChange>
          </w:tcPr>
          <w:p w14:paraId="4E8BA455" w14:textId="0EBE692D" w:rsidR="00745D0C" w:rsidRPr="00F01C37" w:rsidRDefault="00745D0C" w:rsidP="00745D0C">
            <w:pPr>
              <w:tabs>
                <w:tab w:val="left" w:pos="9498"/>
              </w:tabs>
              <w:spacing w:before="120" w:line="276" w:lineRule="auto"/>
              <w:ind w:right="39"/>
              <w:jc w:val="both"/>
              <w:rPr>
                <w:ins w:id="1217" w:author="Angèle Dilu Keti" w:date="2020-10-19T00:42:00Z"/>
                <w:kern w:val="20"/>
              </w:rPr>
            </w:pPr>
            <w:ins w:id="1218" w:author="Angèle Dilu Keti" w:date="2020-10-19T01:13:00Z">
              <w:r>
                <w:rPr>
                  <w:kern w:val="20"/>
                </w:rPr>
                <w:t xml:space="preserve">11 décembre 2014 </w:t>
              </w:r>
            </w:ins>
            <w:ins w:id="1219" w:author="Angèle Dilu Keti" w:date="2020-10-19T00:44:00Z">
              <w:r>
                <w:rPr>
                  <w:kern w:val="20"/>
                </w:rPr>
                <w:t xml:space="preserve">et 10 </w:t>
              </w:r>
            </w:ins>
            <w:ins w:id="1220" w:author="Angèle Dilu Keti" w:date="2020-10-19T00:45:00Z">
              <w:r>
                <w:rPr>
                  <w:kern w:val="20"/>
                </w:rPr>
                <w:t>juin 2019</w:t>
              </w:r>
            </w:ins>
          </w:p>
        </w:tc>
        <w:tc>
          <w:tcPr>
            <w:tcW w:w="1836" w:type="dxa"/>
            <w:tcPrChange w:id="1221" w:author="Angèle Dilu Keti" w:date="2020-10-19T01:08:00Z">
              <w:tcPr>
                <w:tcW w:w="2138" w:type="dxa"/>
              </w:tcPr>
            </w:tcPrChange>
          </w:tcPr>
          <w:p w14:paraId="5E2C2E50" w14:textId="10E5D052" w:rsidR="00745D0C" w:rsidRPr="00D217DE" w:rsidRDefault="00745D0C" w:rsidP="00745D0C">
            <w:pPr>
              <w:tabs>
                <w:tab w:val="left" w:pos="9498"/>
              </w:tabs>
              <w:spacing w:before="120" w:line="276" w:lineRule="auto"/>
              <w:ind w:right="39"/>
              <w:jc w:val="both"/>
              <w:rPr>
                <w:ins w:id="1222" w:author="Angèle Dilu Keti" w:date="2020-10-19T00:42:00Z"/>
                <w:color w:val="548DD4" w:themeColor="text2" w:themeTint="99"/>
                <w:kern w:val="20"/>
              </w:rPr>
            </w:pPr>
            <w:ins w:id="1223" w:author="Angèle Dilu Keti" w:date="2020-10-19T01:22:00Z">
              <w:r w:rsidRPr="007E0BED">
                <w:rPr>
                  <w:color w:val="548DD4" w:themeColor="text2" w:themeTint="99"/>
                  <w:kern w:val="20"/>
                </w:rPr>
                <w:t>6 mois et 59 mois révolus</w:t>
              </w:r>
            </w:ins>
          </w:p>
        </w:tc>
      </w:tr>
      <w:tr w:rsidR="00745D0C" w:rsidRPr="00F42E52" w14:paraId="3B4F726E" w14:textId="77777777" w:rsidTr="006B0768">
        <w:trPr>
          <w:trHeight w:val="114"/>
          <w:ins w:id="1224" w:author="Angèle Dilu Keti" w:date="2020-10-19T00:43:00Z"/>
          <w:trPrChange w:id="1225" w:author="Angèle Dilu Keti" w:date="2020-10-19T01:08:00Z">
            <w:trPr>
              <w:trHeight w:val="114"/>
            </w:trPr>
          </w:trPrChange>
        </w:trPr>
        <w:tc>
          <w:tcPr>
            <w:tcW w:w="1226" w:type="dxa"/>
            <w:vMerge/>
            <w:vAlign w:val="center"/>
            <w:tcPrChange w:id="1226" w:author="Angèle Dilu Keti" w:date="2020-10-19T01:08:00Z">
              <w:tcPr>
                <w:tcW w:w="1226" w:type="dxa"/>
                <w:vMerge/>
                <w:vAlign w:val="center"/>
              </w:tcPr>
            </w:tcPrChange>
          </w:tcPr>
          <w:p w14:paraId="6F7F6433" w14:textId="77777777" w:rsidR="00745D0C" w:rsidRDefault="00745D0C" w:rsidP="00745D0C">
            <w:pPr>
              <w:tabs>
                <w:tab w:val="left" w:pos="9498"/>
              </w:tabs>
              <w:spacing w:before="120" w:line="276" w:lineRule="auto"/>
              <w:ind w:right="39"/>
              <w:jc w:val="center"/>
              <w:rPr>
                <w:ins w:id="1227" w:author="Angèle Dilu Keti" w:date="2020-10-19T00:43:00Z"/>
                <w:b/>
                <w:bCs/>
                <w:kern w:val="20"/>
              </w:rPr>
            </w:pPr>
          </w:p>
        </w:tc>
        <w:tc>
          <w:tcPr>
            <w:tcW w:w="2001" w:type="dxa"/>
            <w:tcPrChange w:id="1228" w:author="Angèle Dilu Keti" w:date="2020-10-19T01:08:00Z">
              <w:tcPr>
                <w:tcW w:w="2001" w:type="dxa"/>
                <w:gridSpan w:val="2"/>
              </w:tcPr>
            </w:tcPrChange>
          </w:tcPr>
          <w:p w14:paraId="0533F43D" w14:textId="68CCD568" w:rsidR="00745D0C" w:rsidRDefault="00745D0C" w:rsidP="00745D0C">
            <w:pPr>
              <w:tabs>
                <w:tab w:val="left" w:pos="9498"/>
              </w:tabs>
              <w:spacing w:before="120" w:line="276" w:lineRule="auto"/>
              <w:ind w:right="39"/>
              <w:jc w:val="both"/>
              <w:rPr>
                <w:ins w:id="1229" w:author="Angèle Dilu Keti" w:date="2020-10-19T00:43:00Z"/>
                <w:color w:val="000000" w:themeColor="text1"/>
                <w:kern w:val="20"/>
              </w:rPr>
            </w:pPr>
            <w:ins w:id="1230" w:author="Angèle Dilu Keti" w:date="2020-10-19T00:43:00Z">
              <w:r>
                <w:rPr>
                  <w:color w:val="000000" w:themeColor="text1"/>
                  <w:kern w:val="20"/>
                </w:rPr>
                <w:t>Du 11 au 15 décembre 2019</w:t>
              </w:r>
            </w:ins>
          </w:p>
        </w:tc>
        <w:tc>
          <w:tcPr>
            <w:tcW w:w="2813" w:type="dxa"/>
            <w:tcPrChange w:id="1231" w:author="Angèle Dilu Keti" w:date="2020-10-19T01:08:00Z">
              <w:tcPr>
                <w:tcW w:w="2813" w:type="dxa"/>
              </w:tcPr>
            </w:tcPrChange>
          </w:tcPr>
          <w:p w14:paraId="352D7771" w14:textId="2A59D4C5" w:rsidR="00745D0C" w:rsidRDefault="00745D0C" w:rsidP="00745D0C">
            <w:pPr>
              <w:tabs>
                <w:tab w:val="left" w:pos="9498"/>
              </w:tabs>
              <w:spacing w:before="120" w:line="276" w:lineRule="auto"/>
              <w:ind w:right="39"/>
              <w:jc w:val="both"/>
              <w:rPr>
                <w:ins w:id="1232" w:author="Angèle Dilu Keti" w:date="2020-10-19T00:43:00Z"/>
                <w:kern w:val="20"/>
              </w:rPr>
            </w:pPr>
            <w:ins w:id="1233" w:author="Angèle Dilu Keti" w:date="2020-10-19T00:43:00Z">
              <w:r>
                <w:rPr>
                  <w:kern w:val="20"/>
                </w:rPr>
                <w:t xml:space="preserve">Nord Kivu (23 ZS en épidémie </w:t>
              </w:r>
            </w:ins>
            <w:ins w:id="1234" w:author="Angèle Dilu Keti" w:date="2020-10-19T00:44:00Z">
              <w:r>
                <w:rPr>
                  <w:kern w:val="20"/>
                </w:rPr>
                <w:t>à MVE)</w:t>
              </w:r>
            </w:ins>
          </w:p>
        </w:tc>
        <w:tc>
          <w:tcPr>
            <w:tcW w:w="1865" w:type="dxa"/>
            <w:tcPrChange w:id="1235" w:author="Angèle Dilu Keti" w:date="2020-10-19T01:08:00Z">
              <w:tcPr>
                <w:tcW w:w="1563" w:type="dxa"/>
              </w:tcPr>
            </w:tcPrChange>
          </w:tcPr>
          <w:p w14:paraId="2C4BF521" w14:textId="1677A11A" w:rsidR="00745D0C" w:rsidRPr="00F01C37" w:rsidRDefault="00745D0C" w:rsidP="00745D0C">
            <w:pPr>
              <w:tabs>
                <w:tab w:val="left" w:pos="9498"/>
              </w:tabs>
              <w:spacing w:before="120" w:line="276" w:lineRule="auto"/>
              <w:ind w:right="39"/>
              <w:jc w:val="both"/>
              <w:rPr>
                <w:ins w:id="1236" w:author="Angèle Dilu Keti" w:date="2020-10-19T00:43:00Z"/>
                <w:kern w:val="20"/>
              </w:rPr>
            </w:pPr>
            <w:ins w:id="1237" w:author="Angèle Dilu Keti" w:date="2020-10-19T01:14:00Z">
              <w:r>
                <w:rPr>
                  <w:kern w:val="20"/>
                </w:rPr>
                <w:t>16 déce</w:t>
              </w:r>
            </w:ins>
            <w:ins w:id="1238" w:author="Angèle Dilu Keti" w:date="2020-10-19T01:15:00Z">
              <w:r>
                <w:rPr>
                  <w:kern w:val="20"/>
                </w:rPr>
                <w:t>mbre 2014</w:t>
              </w:r>
            </w:ins>
            <w:ins w:id="1239" w:author="Angèle Dilu Keti" w:date="2020-10-19T00:45:00Z">
              <w:r>
                <w:rPr>
                  <w:kern w:val="20"/>
                </w:rPr>
                <w:t xml:space="preserve"> et 15 juin 2019</w:t>
              </w:r>
            </w:ins>
          </w:p>
        </w:tc>
        <w:tc>
          <w:tcPr>
            <w:tcW w:w="1836" w:type="dxa"/>
            <w:tcPrChange w:id="1240" w:author="Angèle Dilu Keti" w:date="2020-10-19T01:08:00Z">
              <w:tcPr>
                <w:tcW w:w="2138" w:type="dxa"/>
              </w:tcPr>
            </w:tcPrChange>
          </w:tcPr>
          <w:p w14:paraId="7907CCF9" w14:textId="5B758865" w:rsidR="00745D0C" w:rsidRPr="00D217DE" w:rsidRDefault="00745D0C" w:rsidP="00745D0C">
            <w:pPr>
              <w:tabs>
                <w:tab w:val="left" w:pos="9498"/>
              </w:tabs>
              <w:spacing w:before="120" w:line="276" w:lineRule="auto"/>
              <w:ind w:right="39"/>
              <w:jc w:val="both"/>
              <w:rPr>
                <w:ins w:id="1241" w:author="Angèle Dilu Keti" w:date="2020-10-19T00:43:00Z"/>
                <w:color w:val="548DD4" w:themeColor="text2" w:themeTint="99"/>
                <w:kern w:val="20"/>
              </w:rPr>
            </w:pPr>
            <w:ins w:id="1242" w:author="Angèle Dilu Keti" w:date="2020-10-19T01:22:00Z">
              <w:r w:rsidRPr="007E0BED">
                <w:rPr>
                  <w:color w:val="548DD4" w:themeColor="text2" w:themeTint="99"/>
                  <w:kern w:val="20"/>
                </w:rPr>
                <w:t>6 mois et 59 mois révolus</w:t>
              </w:r>
            </w:ins>
          </w:p>
        </w:tc>
      </w:tr>
      <w:tr w:rsidR="00317BC7" w:rsidRPr="00F42E52" w14:paraId="606A5321" w14:textId="77777777" w:rsidTr="006B0768">
        <w:trPr>
          <w:trHeight w:val="114"/>
          <w:ins w:id="1243" w:author="Angèle Dilu Keti" w:date="2020-10-19T00:28:00Z"/>
          <w:trPrChange w:id="1244" w:author="Angèle Dilu Keti" w:date="2020-10-19T01:08:00Z">
            <w:trPr>
              <w:trHeight w:val="114"/>
            </w:trPr>
          </w:trPrChange>
        </w:trPr>
        <w:tc>
          <w:tcPr>
            <w:tcW w:w="1226" w:type="dxa"/>
            <w:vMerge w:val="restart"/>
            <w:vAlign w:val="center"/>
            <w:tcPrChange w:id="1245" w:author="Angèle Dilu Keti" w:date="2020-10-19T01:08:00Z">
              <w:tcPr>
                <w:tcW w:w="1226" w:type="dxa"/>
                <w:vMerge w:val="restart"/>
              </w:tcPr>
            </w:tcPrChange>
          </w:tcPr>
          <w:p w14:paraId="2CF4A642" w14:textId="10259010" w:rsidR="00317BC7" w:rsidRDefault="00317BC7">
            <w:pPr>
              <w:tabs>
                <w:tab w:val="left" w:pos="9498"/>
              </w:tabs>
              <w:spacing w:before="120" w:line="276" w:lineRule="auto"/>
              <w:ind w:right="39"/>
              <w:jc w:val="center"/>
              <w:rPr>
                <w:ins w:id="1246" w:author="Angèle Dilu Keti" w:date="2020-10-19T00:28:00Z"/>
                <w:b/>
                <w:bCs/>
                <w:kern w:val="20"/>
              </w:rPr>
              <w:pPrChange w:id="1247" w:author="Angèle Dilu Ahuka" w:date="2020-10-19T00:38:00Z">
                <w:pPr>
                  <w:tabs>
                    <w:tab w:val="left" w:pos="9498"/>
                  </w:tabs>
                  <w:spacing w:before="120" w:line="276" w:lineRule="auto"/>
                  <w:ind w:right="39"/>
                  <w:jc w:val="both"/>
                </w:pPr>
              </w:pPrChange>
            </w:pPr>
            <w:ins w:id="1248" w:author="Angèle Dilu Keti" w:date="2020-10-19T00:34:00Z">
              <w:r>
                <w:rPr>
                  <w:b/>
                  <w:bCs/>
                  <w:kern w:val="20"/>
                </w:rPr>
                <w:t>Bloc 3</w:t>
              </w:r>
            </w:ins>
          </w:p>
        </w:tc>
        <w:tc>
          <w:tcPr>
            <w:tcW w:w="2001" w:type="dxa"/>
            <w:tcPrChange w:id="1249" w:author="Angèle Dilu Keti" w:date="2020-10-19T01:08:00Z">
              <w:tcPr>
                <w:tcW w:w="2001" w:type="dxa"/>
                <w:gridSpan w:val="2"/>
              </w:tcPr>
            </w:tcPrChange>
          </w:tcPr>
          <w:p w14:paraId="409AF231" w14:textId="46C31903" w:rsidR="00317BC7" w:rsidRPr="00F42E52" w:rsidRDefault="00317BC7">
            <w:pPr>
              <w:tabs>
                <w:tab w:val="left" w:pos="9498"/>
              </w:tabs>
              <w:spacing w:before="120" w:line="276" w:lineRule="auto"/>
              <w:ind w:right="39"/>
              <w:rPr>
                <w:ins w:id="1250" w:author="Angèle Dilu Keti" w:date="2020-10-19T00:28:00Z"/>
                <w:color w:val="000000" w:themeColor="text1"/>
                <w:kern w:val="20"/>
              </w:rPr>
              <w:pPrChange w:id="1251" w:author="Angèle Dilu Ahuka" w:date="2020-10-19T00:35:00Z">
                <w:pPr>
                  <w:tabs>
                    <w:tab w:val="left" w:pos="9498"/>
                  </w:tabs>
                  <w:spacing w:before="120" w:line="276" w:lineRule="auto"/>
                  <w:ind w:right="39"/>
                  <w:jc w:val="both"/>
                </w:pPr>
              </w:pPrChange>
            </w:pPr>
            <w:ins w:id="1252" w:author="Angèle Dilu Keti" w:date="2020-10-19T00:34:00Z">
              <w:r>
                <w:rPr>
                  <w:color w:val="000000" w:themeColor="text1"/>
                  <w:kern w:val="20"/>
                </w:rPr>
                <w:t xml:space="preserve">Du </w:t>
              </w:r>
            </w:ins>
            <w:ins w:id="1253" w:author="Angèle Dilu Keti" w:date="2020-10-19T00:35:00Z">
              <w:r>
                <w:rPr>
                  <w:color w:val="000000" w:themeColor="text1"/>
                  <w:kern w:val="20"/>
                </w:rPr>
                <w:t>05 au 09 décembre 2019</w:t>
              </w:r>
            </w:ins>
          </w:p>
        </w:tc>
        <w:tc>
          <w:tcPr>
            <w:tcW w:w="2813" w:type="dxa"/>
            <w:tcPrChange w:id="1254" w:author="Angèle Dilu Keti" w:date="2020-10-19T01:08:00Z">
              <w:tcPr>
                <w:tcW w:w="2813" w:type="dxa"/>
              </w:tcPr>
            </w:tcPrChange>
          </w:tcPr>
          <w:p w14:paraId="134A0ED5" w14:textId="703C0E72" w:rsidR="00317BC7" w:rsidRPr="00F01C37" w:rsidRDefault="00317BC7" w:rsidP="00317BC7">
            <w:pPr>
              <w:tabs>
                <w:tab w:val="left" w:pos="9498"/>
              </w:tabs>
              <w:spacing w:before="120" w:line="276" w:lineRule="auto"/>
              <w:ind w:right="39"/>
              <w:jc w:val="both"/>
              <w:rPr>
                <w:ins w:id="1255" w:author="Angèle Dilu Keti" w:date="2020-10-19T00:28:00Z"/>
                <w:kern w:val="20"/>
                <w:highlight w:val="yellow"/>
              </w:rPr>
            </w:pPr>
            <w:ins w:id="1256" w:author="Angèle Dilu Keti" w:date="2020-10-19T00:37:00Z">
              <w:r w:rsidRPr="00317BC7">
                <w:rPr>
                  <w:kern w:val="20"/>
                </w:rPr>
                <w:t>Bas Uélé, Equateur, Haut Katanga, Haut Lomami, Haut Uélé, Kasaï Oriental, Lualaba, Maniema, Mongala et Tshuapa</w:t>
              </w:r>
            </w:ins>
          </w:p>
        </w:tc>
        <w:tc>
          <w:tcPr>
            <w:tcW w:w="1865" w:type="dxa"/>
            <w:tcPrChange w:id="1257" w:author="Angèle Dilu Keti" w:date="2020-10-19T01:08:00Z">
              <w:tcPr>
                <w:tcW w:w="1563" w:type="dxa"/>
              </w:tcPr>
            </w:tcPrChange>
          </w:tcPr>
          <w:p w14:paraId="1B27AA5E" w14:textId="3A37AB8F" w:rsidR="00317BC7" w:rsidRPr="00F01C37" w:rsidRDefault="006B0768" w:rsidP="00317BC7">
            <w:pPr>
              <w:tabs>
                <w:tab w:val="left" w:pos="9498"/>
              </w:tabs>
              <w:spacing w:before="120" w:line="276" w:lineRule="auto"/>
              <w:ind w:right="39"/>
              <w:jc w:val="both"/>
              <w:rPr>
                <w:ins w:id="1258" w:author="Angèle Dilu Keti" w:date="2020-10-19T00:28:00Z"/>
                <w:kern w:val="20"/>
              </w:rPr>
            </w:pPr>
            <w:ins w:id="1259" w:author="Angèle Dilu Keti" w:date="2020-10-19T01:15:00Z">
              <w:r>
                <w:rPr>
                  <w:kern w:val="20"/>
                </w:rPr>
                <w:t>10 décembre 2019 et 09 juin 2019</w:t>
              </w:r>
            </w:ins>
          </w:p>
        </w:tc>
        <w:tc>
          <w:tcPr>
            <w:tcW w:w="1836" w:type="dxa"/>
            <w:tcPrChange w:id="1260" w:author="Angèle Dilu Keti" w:date="2020-10-19T01:08:00Z">
              <w:tcPr>
                <w:tcW w:w="2138" w:type="dxa"/>
              </w:tcPr>
            </w:tcPrChange>
          </w:tcPr>
          <w:p w14:paraId="5BBF9956" w14:textId="5DACEBCE" w:rsidR="00317BC7" w:rsidRPr="00477809" w:rsidDel="00126B36" w:rsidRDefault="00317BC7" w:rsidP="00317BC7">
            <w:pPr>
              <w:tabs>
                <w:tab w:val="left" w:pos="9498"/>
              </w:tabs>
              <w:spacing w:before="120" w:line="276" w:lineRule="auto"/>
              <w:ind w:right="39"/>
              <w:jc w:val="both"/>
              <w:rPr>
                <w:ins w:id="1261" w:author="Angèle Dilu Keti" w:date="2020-10-19T00:28:00Z"/>
                <w:color w:val="548DD4" w:themeColor="text2" w:themeTint="99"/>
                <w:kern w:val="20"/>
              </w:rPr>
            </w:pPr>
            <w:ins w:id="1262" w:author="Angèle Dilu Keti" w:date="2020-10-19T00:36:00Z">
              <w:r w:rsidRPr="00D217DE">
                <w:rPr>
                  <w:color w:val="548DD4" w:themeColor="text2" w:themeTint="99"/>
                  <w:kern w:val="20"/>
                </w:rPr>
                <w:t>6 mois et 59 mois révolus</w:t>
              </w:r>
            </w:ins>
          </w:p>
        </w:tc>
      </w:tr>
      <w:tr w:rsidR="00317BC7" w:rsidRPr="00F42E52" w14:paraId="71952A94" w14:textId="77777777" w:rsidTr="006B0768">
        <w:trPr>
          <w:trHeight w:val="114"/>
          <w:ins w:id="1263" w:author="Angèle Dilu Keti" w:date="2020-10-19T00:34:00Z"/>
          <w:trPrChange w:id="1264" w:author="Angèle Dilu Keti" w:date="2020-10-19T01:08:00Z">
            <w:trPr>
              <w:trHeight w:val="114"/>
            </w:trPr>
          </w:trPrChange>
        </w:trPr>
        <w:tc>
          <w:tcPr>
            <w:tcW w:w="1226" w:type="dxa"/>
            <w:vMerge/>
            <w:tcPrChange w:id="1265" w:author="Angèle Dilu Keti" w:date="2020-10-19T01:08:00Z">
              <w:tcPr>
                <w:tcW w:w="1226" w:type="dxa"/>
                <w:vMerge/>
              </w:tcPr>
            </w:tcPrChange>
          </w:tcPr>
          <w:p w14:paraId="527FCDF9" w14:textId="77777777" w:rsidR="00317BC7" w:rsidRDefault="00317BC7" w:rsidP="00317BC7">
            <w:pPr>
              <w:tabs>
                <w:tab w:val="left" w:pos="9498"/>
              </w:tabs>
              <w:spacing w:before="120" w:line="276" w:lineRule="auto"/>
              <w:ind w:right="39"/>
              <w:jc w:val="both"/>
              <w:rPr>
                <w:ins w:id="1266" w:author="Angèle Dilu Keti" w:date="2020-10-19T00:34:00Z"/>
                <w:b/>
                <w:bCs/>
                <w:kern w:val="20"/>
              </w:rPr>
            </w:pPr>
          </w:p>
        </w:tc>
        <w:tc>
          <w:tcPr>
            <w:tcW w:w="2001" w:type="dxa"/>
            <w:tcPrChange w:id="1267" w:author="Angèle Dilu Keti" w:date="2020-10-19T01:08:00Z">
              <w:tcPr>
                <w:tcW w:w="2001" w:type="dxa"/>
                <w:gridSpan w:val="2"/>
              </w:tcPr>
            </w:tcPrChange>
          </w:tcPr>
          <w:p w14:paraId="0C0DA9F8" w14:textId="04FFEE26" w:rsidR="00317BC7" w:rsidRPr="00F42E52" w:rsidRDefault="00317BC7" w:rsidP="00317BC7">
            <w:pPr>
              <w:tabs>
                <w:tab w:val="left" w:pos="9498"/>
              </w:tabs>
              <w:spacing w:before="120" w:line="276" w:lineRule="auto"/>
              <w:ind w:right="39"/>
              <w:jc w:val="both"/>
              <w:rPr>
                <w:ins w:id="1268" w:author="Angèle Dilu Keti" w:date="2020-10-19T00:34:00Z"/>
                <w:color w:val="000000" w:themeColor="text1"/>
                <w:kern w:val="20"/>
              </w:rPr>
            </w:pPr>
            <w:ins w:id="1269" w:author="Angèle Dilu Keti" w:date="2020-10-19T00:35:00Z">
              <w:r>
                <w:rPr>
                  <w:color w:val="000000" w:themeColor="text1"/>
                  <w:kern w:val="20"/>
                </w:rPr>
                <w:t>Du 16 au 20 décembre 20</w:t>
              </w:r>
            </w:ins>
            <w:ins w:id="1270" w:author="Angèle Dilu Keti" w:date="2020-10-19T00:36:00Z">
              <w:r>
                <w:rPr>
                  <w:color w:val="000000" w:themeColor="text1"/>
                  <w:kern w:val="20"/>
                </w:rPr>
                <w:t>19</w:t>
              </w:r>
            </w:ins>
          </w:p>
        </w:tc>
        <w:tc>
          <w:tcPr>
            <w:tcW w:w="2813" w:type="dxa"/>
            <w:tcPrChange w:id="1271" w:author="Angèle Dilu Keti" w:date="2020-10-19T01:08:00Z">
              <w:tcPr>
                <w:tcW w:w="2813" w:type="dxa"/>
              </w:tcPr>
            </w:tcPrChange>
          </w:tcPr>
          <w:p w14:paraId="033E40C6" w14:textId="77777777" w:rsidR="00317BC7" w:rsidRPr="00F01C37" w:rsidRDefault="00317BC7" w:rsidP="00317BC7">
            <w:pPr>
              <w:tabs>
                <w:tab w:val="left" w:pos="9498"/>
              </w:tabs>
              <w:spacing w:before="120" w:line="276" w:lineRule="auto"/>
              <w:ind w:right="39"/>
              <w:jc w:val="both"/>
              <w:rPr>
                <w:ins w:id="1272" w:author="Angèle Dilu Keti" w:date="2020-10-19T00:34:00Z"/>
                <w:kern w:val="20"/>
                <w:highlight w:val="yellow"/>
              </w:rPr>
            </w:pPr>
          </w:p>
        </w:tc>
        <w:tc>
          <w:tcPr>
            <w:tcW w:w="1865" w:type="dxa"/>
            <w:tcPrChange w:id="1273" w:author="Angèle Dilu Keti" w:date="2020-10-19T01:08:00Z">
              <w:tcPr>
                <w:tcW w:w="1563" w:type="dxa"/>
              </w:tcPr>
            </w:tcPrChange>
          </w:tcPr>
          <w:p w14:paraId="0647AFD2" w14:textId="61B1A776" w:rsidR="00317BC7" w:rsidRPr="00F01C37" w:rsidRDefault="006B0768" w:rsidP="00317BC7">
            <w:pPr>
              <w:tabs>
                <w:tab w:val="left" w:pos="9498"/>
              </w:tabs>
              <w:spacing w:before="120" w:line="276" w:lineRule="auto"/>
              <w:ind w:right="39"/>
              <w:jc w:val="both"/>
              <w:rPr>
                <w:ins w:id="1274" w:author="Angèle Dilu Keti" w:date="2020-10-19T00:34:00Z"/>
                <w:kern w:val="20"/>
              </w:rPr>
            </w:pPr>
            <w:ins w:id="1275" w:author="Angèle Dilu Keti" w:date="2020-10-19T01:15:00Z">
              <w:r>
                <w:rPr>
                  <w:kern w:val="20"/>
                </w:rPr>
                <w:t>21 décembre 2014 et 20 juin 2019</w:t>
              </w:r>
            </w:ins>
          </w:p>
        </w:tc>
        <w:tc>
          <w:tcPr>
            <w:tcW w:w="1836" w:type="dxa"/>
            <w:tcPrChange w:id="1276" w:author="Angèle Dilu Keti" w:date="2020-10-19T01:08:00Z">
              <w:tcPr>
                <w:tcW w:w="2138" w:type="dxa"/>
              </w:tcPr>
            </w:tcPrChange>
          </w:tcPr>
          <w:p w14:paraId="0730AE23" w14:textId="4DDF23E3" w:rsidR="00317BC7" w:rsidRPr="00477809" w:rsidDel="00126B36" w:rsidRDefault="00317BC7" w:rsidP="00317BC7">
            <w:pPr>
              <w:tabs>
                <w:tab w:val="left" w:pos="9498"/>
              </w:tabs>
              <w:spacing w:before="120" w:line="276" w:lineRule="auto"/>
              <w:ind w:right="39"/>
              <w:jc w:val="both"/>
              <w:rPr>
                <w:ins w:id="1277" w:author="Angèle Dilu Keti" w:date="2020-10-19T00:34:00Z"/>
                <w:color w:val="548DD4" w:themeColor="text2" w:themeTint="99"/>
                <w:kern w:val="20"/>
              </w:rPr>
            </w:pPr>
            <w:ins w:id="1278" w:author="Angèle Dilu Keti" w:date="2020-10-19T00:36:00Z">
              <w:r w:rsidRPr="00D217DE">
                <w:rPr>
                  <w:color w:val="548DD4" w:themeColor="text2" w:themeTint="99"/>
                  <w:kern w:val="20"/>
                </w:rPr>
                <w:t>6 mois et 59 mois révolus</w:t>
              </w:r>
            </w:ins>
          </w:p>
        </w:tc>
      </w:tr>
      <w:tr w:rsidR="00F01C37" w:rsidRPr="00F42E52" w:rsidDel="00126B36" w14:paraId="05909963" w14:textId="79893518" w:rsidTr="006B0768">
        <w:trPr>
          <w:del w:id="1279" w:author="Angèle Dilu Ahuka" w:date="2019-06-18T20:50:00Z"/>
        </w:trPr>
        <w:tc>
          <w:tcPr>
            <w:tcW w:w="1226" w:type="dxa"/>
            <w:tcPrChange w:id="1280" w:author="Angèle Dilu Keti" w:date="2020-10-19T01:08:00Z">
              <w:tcPr>
                <w:tcW w:w="1242" w:type="dxa"/>
              </w:tcPr>
            </w:tcPrChange>
          </w:tcPr>
          <w:p w14:paraId="1417D26B" w14:textId="1B1DFD1B" w:rsidR="00CD3860" w:rsidRPr="00F42E52" w:rsidDel="00126B36" w:rsidRDefault="00CD3860" w:rsidP="00317BC7">
            <w:pPr>
              <w:tabs>
                <w:tab w:val="left" w:pos="9498"/>
              </w:tabs>
              <w:spacing w:before="120" w:line="276" w:lineRule="auto"/>
              <w:ind w:right="39"/>
              <w:jc w:val="both"/>
              <w:rPr>
                <w:del w:id="1281" w:author="Angèle Dilu Ahuka" w:date="2019-06-18T20:50:00Z"/>
                <w:color w:val="000000" w:themeColor="text1"/>
                <w:kern w:val="20"/>
                <w:sz w:val="24"/>
                <w:szCs w:val="24"/>
              </w:rPr>
            </w:pPr>
            <w:del w:id="1282" w:author="Angèle Dilu Ahuka" w:date="2019-06-18T20:50:00Z">
              <w:r w:rsidRPr="00F42E52" w:rsidDel="00126B36">
                <w:rPr>
                  <w:b/>
                  <w:bCs/>
                  <w:kern w:val="20"/>
                  <w:sz w:val="24"/>
                  <w:szCs w:val="24"/>
                </w:rPr>
                <w:delText>Phase 3</w:delText>
              </w:r>
            </w:del>
          </w:p>
        </w:tc>
        <w:tc>
          <w:tcPr>
            <w:tcW w:w="2001" w:type="dxa"/>
            <w:tcPrChange w:id="1283" w:author="Angèle Dilu Keti" w:date="2020-10-19T01:08:00Z">
              <w:tcPr>
                <w:tcW w:w="1276" w:type="dxa"/>
              </w:tcPr>
            </w:tcPrChange>
          </w:tcPr>
          <w:p w14:paraId="70F002E6" w14:textId="2126044D" w:rsidR="00CD3860" w:rsidRPr="00F42E52" w:rsidDel="00126B36" w:rsidRDefault="00CD3860" w:rsidP="00305419">
            <w:pPr>
              <w:tabs>
                <w:tab w:val="left" w:pos="9498"/>
              </w:tabs>
              <w:spacing w:before="120" w:line="276" w:lineRule="auto"/>
              <w:ind w:right="39"/>
              <w:jc w:val="both"/>
              <w:rPr>
                <w:del w:id="1284" w:author="Angèle Dilu Ahuka" w:date="2019-06-18T20:50:00Z"/>
                <w:color w:val="000000" w:themeColor="text1"/>
                <w:kern w:val="20"/>
                <w:sz w:val="24"/>
                <w:szCs w:val="24"/>
              </w:rPr>
            </w:pPr>
            <w:del w:id="1285" w:author="Angèle Dilu Ahuka" w:date="2019-06-18T20:50:00Z">
              <w:r w:rsidRPr="00F42E52" w:rsidDel="00126B36">
                <w:rPr>
                  <w:color w:val="000000" w:themeColor="text1"/>
                  <w:kern w:val="20"/>
                  <w:sz w:val="24"/>
                  <w:szCs w:val="24"/>
                </w:rPr>
                <w:delText>14 au 18février 2017</w:delText>
              </w:r>
            </w:del>
          </w:p>
        </w:tc>
        <w:tc>
          <w:tcPr>
            <w:tcW w:w="2813" w:type="dxa"/>
            <w:tcPrChange w:id="1286" w:author="Angèle Dilu Keti" w:date="2020-10-19T01:08:00Z">
              <w:tcPr>
                <w:tcW w:w="4111" w:type="dxa"/>
                <w:gridSpan w:val="2"/>
              </w:tcPr>
            </w:tcPrChange>
          </w:tcPr>
          <w:p w14:paraId="42AC1BF4" w14:textId="22BB5870" w:rsidR="00CD3860" w:rsidRPr="00F42E52" w:rsidDel="00126B36" w:rsidRDefault="00CD3860" w:rsidP="00305419">
            <w:pPr>
              <w:tabs>
                <w:tab w:val="left" w:pos="9498"/>
              </w:tabs>
              <w:spacing w:before="120" w:line="276" w:lineRule="auto"/>
              <w:ind w:right="39"/>
              <w:jc w:val="both"/>
              <w:rPr>
                <w:del w:id="1287" w:author="Angèle Dilu Ahuka" w:date="2019-06-18T20:50:00Z"/>
                <w:color w:val="000000" w:themeColor="text1"/>
                <w:kern w:val="20"/>
                <w:sz w:val="24"/>
                <w:szCs w:val="24"/>
              </w:rPr>
            </w:pPr>
            <w:del w:id="1288" w:author="Angèle Dilu Ahuka" w:date="2019-06-18T20:50:00Z">
              <w:r w:rsidRPr="00F42E52" w:rsidDel="00126B36">
                <w:rPr>
                  <w:kern w:val="20"/>
                  <w:sz w:val="24"/>
                  <w:szCs w:val="24"/>
                </w:rPr>
                <w:delText>Haut Katanga, Lualaba, Haut-Lomami, Tanganyika, Kasaï Central, Kasaï, Kasaï Oriental, Lomami, Sankuru</w:delText>
              </w:r>
            </w:del>
          </w:p>
        </w:tc>
        <w:tc>
          <w:tcPr>
            <w:tcW w:w="1865" w:type="dxa"/>
            <w:tcPrChange w:id="1289" w:author="Angèle Dilu Keti" w:date="2020-10-19T01:08:00Z">
              <w:tcPr>
                <w:tcW w:w="1417" w:type="dxa"/>
              </w:tcPr>
            </w:tcPrChange>
          </w:tcPr>
          <w:p w14:paraId="5FB936C8" w14:textId="167CF02D" w:rsidR="00CD3860" w:rsidRPr="00F42E52" w:rsidDel="00126B36" w:rsidRDefault="00CD3860" w:rsidP="00305419">
            <w:pPr>
              <w:tabs>
                <w:tab w:val="left" w:pos="9498"/>
              </w:tabs>
              <w:spacing w:before="120" w:line="276" w:lineRule="auto"/>
              <w:ind w:right="39"/>
              <w:jc w:val="both"/>
              <w:rPr>
                <w:del w:id="1290" w:author="Angèle Dilu Ahuka" w:date="2019-06-18T20:50:00Z"/>
                <w:b/>
                <w:bCs/>
                <w:kern w:val="20"/>
              </w:rPr>
            </w:pPr>
            <w:del w:id="1291" w:author="Angèle Dilu Ahuka" w:date="2019-06-18T20:50:00Z">
              <w:r w:rsidRPr="00477809" w:rsidDel="00126B36">
                <w:rPr>
                  <w:kern w:val="20"/>
                </w:rPr>
                <w:delText>14 au février 2012 et 14 août 2016</w:delText>
              </w:r>
            </w:del>
          </w:p>
        </w:tc>
        <w:tc>
          <w:tcPr>
            <w:tcW w:w="1836" w:type="dxa"/>
            <w:tcPrChange w:id="1292" w:author="Angèle Dilu Keti" w:date="2020-10-19T01:08:00Z">
              <w:tcPr>
                <w:tcW w:w="1695" w:type="dxa"/>
              </w:tcPr>
            </w:tcPrChange>
          </w:tcPr>
          <w:p w14:paraId="5F777A02" w14:textId="4C1C6CDD" w:rsidR="00CD3860" w:rsidRPr="00F42E52" w:rsidDel="00126B36" w:rsidRDefault="00CD3860" w:rsidP="00305419">
            <w:pPr>
              <w:tabs>
                <w:tab w:val="left" w:pos="9498"/>
              </w:tabs>
              <w:spacing w:before="120" w:line="276" w:lineRule="auto"/>
              <w:ind w:right="39"/>
              <w:jc w:val="both"/>
              <w:rPr>
                <w:del w:id="1293" w:author="Angèle Dilu Ahuka" w:date="2019-06-18T20:50:00Z"/>
                <w:color w:val="000000" w:themeColor="text1"/>
                <w:kern w:val="20"/>
                <w:sz w:val="24"/>
                <w:szCs w:val="24"/>
              </w:rPr>
            </w:pPr>
            <w:del w:id="1294" w:author="Angèle Dilu Ahuka" w:date="2019-06-18T20:50:00Z">
              <w:r w:rsidRPr="00477809" w:rsidDel="00126B36">
                <w:rPr>
                  <w:color w:val="548DD4" w:themeColor="text2" w:themeTint="99"/>
                  <w:kern w:val="20"/>
                </w:rPr>
                <w:delText>6 mois et 59 mois révolu</w:delText>
              </w:r>
            </w:del>
          </w:p>
        </w:tc>
      </w:tr>
    </w:tbl>
    <w:p w14:paraId="17592BB5" w14:textId="77777777" w:rsidR="00AF053D" w:rsidRPr="00F42E52" w:rsidRDefault="00AF053D" w:rsidP="00305419">
      <w:pPr>
        <w:spacing w:before="120" w:line="276" w:lineRule="auto"/>
        <w:jc w:val="both"/>
        <w:rPr>
          <w:kern w:val="20"/>
        </w:rPr>
      </w:pPr>
    </w:p>
    <w:p w14:paraId="52EE6FD5" w14:textId="77777777" w:rsidR="00845258" w:rsidRPr="00F42E52" w:rsidRDefault="00845258" w:rsidP="00305419">
      <w:pPr>
        <w:spacing w:before="120" w:line="276" w:lineRule="auto"/>
        <w:jc w:val="both"/>
        <w:rPr>
          <w:kern w:val="20"/>
        </w:rPr>
      </w:pPr>
    </w:p>
    <w:p w14:paraId="2045173F" w14:textId="4C717999" w:rsidR="00845258" w:rsidRPr="00126B36" w:rsidDel="00F60325" w:rsidRDefault="00E80E5F">
      <w:pPr>
        <w:spacing w:before="120" w:line="276" w:lineRule="auto"/>
        <w:jc w:val="both"/>
        <w:rPr>
          <w:del w:id="1295" w:author="Angèle Dilu Keti" w:date="2020-10-19T00:49:00Z"/>
          <w:kern w:val="20"/>
        </w:rPr>
      </w:pPr>
      <w:r w:rsidRPr="00F42E52">
        <w:rPr>
          <w:kern w:val="20"/>
        </w:rPr>
        <w:t xml:space="preserve">Pour déterminer si l’enfant </w:t>
      </w:r>
      <w:del w:id="1296" w:author="Angèle Dilu Ahuka" w:date="2019-06-18T20:54:00Z">
        <w:r w:rsidR="00AF053D" w:rsidRPr="00F42E52" w:rsidDel="00126B36">
          <w:rPr>
            <w:kern w:val="20"/>
          </w:rPr>
          <w:delText xml:space="preserve"> </w:delText>
        </w:r>
      </w:del>
      <w:r w:rsidR="00AF053D" w:rsidRPr="00F42E52">
        <w:rPr>
          <w:kern w:val="20"/>
        </w:rPr>
        <w:t xml:space="preserve">est </w:t>
      </w:r>
      <w:r w:rsidR="00E0159D" w:rsidRPr="00F42E52">
        <w:rPr>
          <w:kern w:val="20"/>
        </w:rPr>
        <w:t>éligible</w:t>
      </w:r>
      <w:r w:rsidR="00AF053D" w:rsidRPr="00F42E52">
        <w:rPr>
          <w:kern w:val="20"/>
        </w:rPr>
        <w:t xml:space="preserve">, voir si </w:t>
      </w:r>
      <w:r w:rsidR="00845258" w:rsidRPr="00F42E52">
        <w:rPr>
          <w:kern w:val="20"/>
        </w:rPr>
        <w:t xml:space="preserve">pendant la campagne (la date de fin de la campagne), </w:t>
      </w:r>
      <w:r w:rsidR="00AF053D" w:rsidRPr="00F42E52">
        <w:rPr>
          <w:kern w:val="20"/>
        </w:rPr>
        <w:t>son</w:t>
      </w:r>
      <w:r w:rsidRPr="00F42E52">
        <w:rPr>
          <w:kern w:val="20"/>
        </w:rPr>
        <w:t xml:space="preserve"> âge </w:t>
      </w:r>
      <w:r w:rsidR="00845258" w:rsidRPr="00F42E52">
        <w:rPr>
          <w:kern w:val="20"/>
        </w:rPr>
        <w:t>était</w:t>
      </w:r>
      <w:r w:rsidRPr="00F42E52">
        <w:rPr>
          <w:kern w:val="20"/>
        </w:rPr>
        <w:t xml:space="preserve"> supérieur ou égale à six</w:t>
      </w:r>
      <w:r w:rsidR="00AF053D" w:rsidRPr="00F42E52">
        <w:rPr>
          <w:kern w:val="20"/>
        </w:rPr>
        <w:t xml:space="preserve"> mois</w:t>
      </w:r>
      <w:r w:rsidR="00845258" w:rsidRPr="00F42E52">
        <w:rPr>
          <w:kern w:val="20"/>
        </w:rPr>
        <w:t xml:space="preserve"> et inférieur à 60mois (c'est-à-dire 5 ans moins 1 jour au moins)</w:t>
      </w:r>
      <w:r w:rsidR="00AF053D" w:rsidRPr="00F42E52">
        <w:rPr>
          <w:kern w:val="20"/>
        </w:rPr>
        <w:t xml:space="preserve">. </w:t>
      </w:r>
      <w:del w:id="1297" w:author="Angèle Dilu Keti" w:date="2020-10-19T00:49:00Z">
        <w:r w:rsidR="00AF053D" w:rsidRPr="00F42E52" w:rsidDel="00F60325">
          <w:rPr>
            <w:kern w:val="20"/>
          </w:rPr>
          <w:delText xml:space="preserve">Ainsi pour la </w:delText>
        </w:r>
      </w:del>
      <w:ins w:id="1298" w:author="Angèle Dilu Ahuka" w:date="2019-06-18T20:54:00Z">
        <w:del w:id="1299" w:author="Angèle Dilu Keti" w:date="2020-10-19T00:49:00Z">
          <w:r w:rsidR="00126B36" w:rsidDel="00F60325">
            <w:rPr>
              <w:kern w:val="20"/>
            </w:rPr>
            <w:delText>cette</w:delText>
          </w:r>
          <w:r w:rsidR="00126B36" w:rsidRPr="00F42E52" w:rsidDel="00F60325">
            <w:rPr>
              <w:kern w:val="20"/>
            </w:rPr>
            <w:delText xml:space="preserve"> </w:delText>
          </w:r>
        </w:del>
      </w:ins>
      <w:del w:id="1300" w:author="Angèle Dilu Keti" w:date="2020-10-19T00:49:00Z">
        <w:r w:rsidR="00AF053D" w:rsidRPr="00F42E52" w:rsidDel="00F60325">
          <w:rPr>
            <w:kern w:val="20"/>
          </w:rPr>
          <w:delText>campagne d</w:delText>
        </w:r>
      </w:del>
      <w:ins w:id="1301" w:author="Angèle Dilu Ahuka" w:date="2019-06-18T20:54:00Z">
        <w:del w:id="1302" w:author="Angèle Dilu Keti" w:date="2020-10-19T00:49:00Z">
          <w:r w:rsidR="00126B36" w:rsidDel="00F60325">
            <w:rPr>
              <w:kern w:val="20"/>
            </w:rPr>
            <w:delText>u</w:delText>
          </w:r>
        </w:del>
      </w:ins>
      <w:ins w:id="1303" w:author="Angèle Dilu Ahuka" w:date="2019-06-18T20:55:00Z">
        <w:del w:id="1304" w:author="Angèle Dilu Keti" w:date="2020-10-19T00:49:00Z">
          <w:r w:rsidR="00126B36" w:rsidDel="00F60325">
            <w:rPr>
              <w:kern w:val="20"/>
            </w:rPr>
            <w:delText xml:space="preserve"> : </w:delText>
          </w:r>
        </w:del>
      </w:ins>
      <w:del w:id="1305" w:author="Angèle Dilu Keti" w:date="2020-10-19T00:49:00Z">
        <w:r w:rsidR="00F42E52" w:rsidRPr="00126B36" w:rsidDel="00F60325">
          <w:rPr>
            <w:kern w:val="20"/>
          </w:rPr>
          <w:delText>u</w:delText>
        </w:r>
        <w:r w:rsidR="00AF053D" w:rsidRPr="00126B36" w:rsidDel="00F60325">
          <w:rPr>
            <w:kern w:val="20"/>
          </w:rPr>
          <w:delText> :</w:delText>
        </w:r>
      </w:del>
    </w:p>
    <w:p w14:paraId="15998FB3" w14:textId="7F103E05" w:rsidR="00845258" w:rsidRPr="00126B36" w:rsidDel="00F60325" w:rsidRDefault="00845258">
      <w:pPr>
        <w:spacing w:before="120" w:line="276" w:lineRule="auto"/>
        <w:jc w:val="both"/>
        <w:rPr>
          <w:del w:id="1306" w:author="Angèle Dilu Keti" w:date="2020-10-19T00:49:00Z"/>
          <w:color w:val="000000" w:themeColor="text1"/>
          <w:kern w:val="20"/>
        </w:rPr>
        <w:pPrChange w:id="1307" w:author="Angèle Dilu Keti" w:date="2020-10-19T00:49:00Z">
          <w:pPr>
            <w:pStyle w:val="Paragraphedeliste"/>
            <w:numPr>
              <w:numId w:val="22"/>
            </w:numPr>
            <w:spacing w:before="120" w:line="276" w:lineRule="auto"/>
            <w:ind w:left="644" w:hanging="360"/>
            <w:jc w:val="both"/>
          </w:pPr>
        </w:pPrChange>
      </w:pPr>
      <w:del w:id="1308" w:author="Angèle Dilu Keti" w:date="2020-10-19T00:49:00Z">
        <w:r w:rsidRPr="00126B36" w:rsidDel="00F60325">
          <w:rPr>
            <w:color w:val="000000" w:themeColor="text1"/>
            <w:kern w:val="20"/>
          </w:rPr>
          <w:delText xml:space="preserve">du 27 </w:delText>
        </w:r>
      </w:del>
      <w:ins w:id="1309" w:author="Angèle Dilu Ahuka" w:date="2019-06-18T20:55:00Z">
        <w:del w:id="1310" w:author="Angèle Dilu Keti" w:date="2020-10-19T00:49:00Z">
          <w:r w:rsidR="00126B36" w:rsidRPr="00126B36" w:rsidDel="00F60325">
            <w:rPr>
              <w:color w:val="000000" w:themeColor="text1"/>
              <w:kern w:val="20"/>
              <w:rPrChange w:id="1311" w:author="Angèle Dilu Ahuka" w:date="2019-06-18T20:56:00Z">
                <w:rPr>
                  <w:color w:val="000000" w:themeColor="text1"/>
                  <w:kern w:val="20"/>
                  <w:highlight w:val="yellow"/>
                </w:rPr>
              </w:rPrChange>
            </w:rPr>
            <w:delText xml:space="preserve">19 </w:delText>
          </w:r>
        </w:del>
      </w:ins>
      <w:del w:id="1312" w:author="Angèle Dilu Keti" w:date="2020-10-19T00:49:00Z">
        <w:r w:rsidRPr="00126B36" w:rsidDel="00F60325">
          <w:rPr>
            <w:color w:val="000000" w:themeColor="text1"/>
            <w:kern w:val="20"/>
          </w:rPr>
          <w:delText xml:space="preserve">au </w:delText>
        </w:r>
      </w:del>
      <w:ins w:id="1313" w:author="Angèle Dilu Ahuka" w:date="2019-06-18T20:55:00Z">
        <w:del w:id="1314" w:author="Angèle Dilu Keti" w:date="2020-10-19T00:49:00Z">
          <w:r w:rsidR="00126B36" w:rsidRPr="00126B36" w:rsidDel="00F60325">
            <w:rPr>
              <w:color w:val="000000" w:themeColor="text1"/>
              <w:kern w:val="20"/>
              <w:rPrChange w:id="1315" w:author="Angèle Dilu Ahuka" w:date="2019-06-18T20:56:00Z">
                <w:rPr>
                  <w:color w:val="000000" w:themeColor="text1"/>
                  <w:kern w:val="20"/>
                  <w:highlight w:val="yellow"/>
                </w:rPr>
              </w:rPrChange>
            </w:rPr>
            <w:delText>23</w:delText>
          </w:r>
        </w:del>
      </w:ins>
      <w:del w:id="1316" w:author="Angèle Dilu Keti" w:date="2020-10-19T00:49:00Z">
        <w:r w:rsidRPr="00126B36" w:rsidDel="00F60325">
          <w:rPr>
            <w:color w:val="000000" w:themeColor="text1"/>
            <w:kern w:val="20"/>
          </w:rPr>
          <w:delText>31 aout2016</w:delText>
        </w:r>
      </w:del>
      <w:ins w:id="1317" w:author="Angèle Dilu Ahuka" w:date="2019-06-18T20:55:00Z">
        <w:del w:id="1318" w:author="Angèle Dilu Keti" w:date="2020-10-19T00:49:00Z">
          <w:r w:rsidR="00126B36" w:rsidRPr="00126B36" w:rsidDel="00F60325">
            <w:rPr>
              <w:color w:val="000000" w:themeColor="text1"/>
              <w:kern w:val="20"/>
              <w:rPrChange w:id="1319" w:author="Angèle Dilu Ahuka" w:date="2019-06-18T20:56:00Z">
                <w:rPr>
                  <w:color w:val="000000" w:themeColor="text1"/>
                  <w:kern w:val="20"/>
                  <w:highlight w:val="yellow"/>
                </w:rPr>
              </w:rPrChange>
            </w:rPr>
            <w:delText>avril 2019</w:delText>
          </w:r>
        </w:del>
      </w:ins>
      <w:del w:id="1320" w:author="Angèle Dilu Keti" w:date="2020-10-19T00:49:00Z">
        <w:r w:rsidRPr="00126B36" w:rsidDel="00F60325">
          <w:rPr>
            <w:color w:val="000000" w:themeColor="text1"/>
            <w:kern w:val="20"/>
          </w:rPr>
          <w:delText xml:space="preserve">, l’enfant doit être né entre </w:delText>
        </w:r>
        <w:r w:rsidR="00F42E52" w:rsidRPr="00126B36" w:rsidDel="00F60325">
          <w:rPr>
            <w:color w:val="000000" w:themeColor="text1"/>
            <w:kern w:val="20"/>
          </w:rPr>
          <w:delText xml:space="preserve">le </w:delText>
        </w:r>
      </w:del>
      <w:ins w:id="1321" w:author="Angèle Dilu Ahuka" w:date="2019-06-18T20:55:00Z">
        <w:del w:id="1322" w:author="Angèle Dilu Keti" w:date="2020-10-19T00:49:00Z">
          <w:r w:rsidR="00126B36" w:rsidRPr="00126B36" w:rsidDel="00F60325">
            <w:rPr>
              <w:kern w:val="20"/>
            </w:rPr>
            <w:delText xml:space="preserve">19 mars 2014 et 23 octobre 2018  </w:delText>
          </w:r>
        </w:del>
      </w:ins>
      <w:del w:id="1323" w:author="Angèle Dilu Keti" w:date="2020-10-19T00:49:00Z">
        <w:r w:rsidR="00F42E52" w:rsidRPr="00126B36" w:rsidDel="00F60325">
          <w:rPr>
            <w:color w:val="000000" w:themeColor="text1"/>
            <w:kern w:val="20"/>
          </w:rPr>
          <w:delText>27 aoû</w:delText>
        </w:r>
        <w:r w:rsidRPr="00126B36" w:rsidDel="00F60325">
          <w:rPr>
            <w:color w:val="000000" w:themeColor="text1"/>
            <w:kern w:val="20"/>
          </w:rPr>
          <w:delText>t</w:delText>
        </w:r>
        <w:r w:rsidR="00F42E52" w:rsidRPr="00126B36" w:rsidDel="00F60325">
          <w:rPr>
            <w:color w:val="000000" w:themeColor="text1"/>
            <w:kern w:val="20"/>
          </w:rPr>
          <w:delText xml:space="preserve"> </w:delText>
        </w:r>
        <w:r w:rsidRPr="00126B36" w:rsidDel="00F60325">
          <w:rPr>
            <w:color w:val="000000" w:themeColor="text1"/>
            <w:kern w:val="20"/>
          </w:rPr>
          <w:delText>2011 et le 27 février 2016 ;</w:delText>
        </w:r>
      </w:del>
    </w:p>
    <w:p w14:paraId="3F2A8844" w14:textId="6157FE41" w:rsidR="00845258" w:rsidRPr="00126B36" w:rsidRDefault="00845258">
      <w:pPr>
        <w:spacing w:before="120" w:line="276" w:lineRule="auto"/>
        <w:jc w:val="both"/>
        <w:rPr>
          <w:color w:val="000000" w:themeColor="text1"/>
          <w:kern w:val="20"/>
          <w:highlight w:val="yellow"/>
          <w:rPrChange w:id="1324" w:author="Angèle Dilu Ahuka" w:date="2019-06-18T20:56:00Z">
            <w:rPr>
              <w:color w:val="000000" w:themeColor="text1"/>
              <w:kern w:val="20"/>
            </w:rPr>
          </w:rPrChange>
        </w:rPr>
        <w:pPrChange w:id="1325" w:author="Angèle Dilu Keti" w:date="2020-10-19T00:49:00Z">
          <w:pPr>
            <w:pStyle w:val="Paragraphedeliste"/>
            <w:numPr>
              <w:numId w:val="22"/>
            </w:numPr>
            <w:spacing w:before="120" w:line="276" w:lineRule="auto"/>
            <w:ind w:left="644" w:hanging="360"/>
            <w:jc w:val="both"/>
          </w:pPr>
        </w:pPrChange>
      </w:pPr>
      <w:del w:id="1326" w:author="Angèle Dilu Keti" w:date="2020-10-19T00:49:00Z">
        <w:r w:rsidRPr="00126B36" w:rsidDel="00F60325">
          <w:rPr>
            <w:color w:val="000000" w:themeColor="text1"/>
            <w:kern w:val="20"/>
            <w:highlight w:val="yellow"/>
            <w:rPrChange w:id="1327" w:author="Angèle Dilu Ahuka" w:date="2019-06-18T20:56:00Z">
              <w:rPr>
                <w:color w:val="000000" w:themeColor="text1"/>
                <w:kern w:val="20"/>
              </w:rPr>
            </w:rPrChange>
          </w:rPr>
          <w:delText xml:space="preserve">06 </w:delText>
        </w:r>
      </w:del>
      <w:ins w:id="1328" w:author="Angèle Dilu Ahuka" w:date="2019-06-18T20:55:00Z">
        <w:del w:id="1329" w:author="Angèle Dilu Keti" w:date="2020-10-19T00:49:00Z">
          <w:r w:rsidR="00126B36" w:rsidRPr="00126B36" w:rsidDel="00F60325">
            <w:rPr>
              <w:color w:val="000000" w:themeColor="text1"/>
              <w:kern w:val="20"/>
              <w:highlight w:val="yellow"/>
            </w:rPr>
            <w:delText>du 19</w:delText>
          </w:r>
          <w:r w:rsidR="00126B36" w:rsidRPr="00126B36" w:rsidDel="00F60325">
            <w:rPr>
              <w:color w:val="000000" w:themeColor="text1"/>
              <w:kern w:val="20"/>
              <w:highlight w:val="yellow"/>
              <w:rPrChange w:id="1330" w:author="Angèle Dilu Ahuka" w:date="2019-06-18T20:56:00Z">
                <w:rPr>
                  <w:color w:val="000000" w:themeColor="text1"/>
                  <w:kern w:val="20"/>
                </w:rPr>
              </w:rPrChange>
            </w:rPr>
            <w:delText xml:space="preserve"> </w:delText>
          </w:r>
        </w:del>
      </w:ins>
      <w:del w:id="1331" w:author="Angèle Dilu Keti" w:date="2020-10-19T00:49:00Z">
        <w:r w:rsidRPr="00126B36" w:rsidDel="00F60325">
          <w:rPr>
            <w:color w:val="000000" w:themeColor="text1"/>
            <w:kern w:val="20"/>
            <w:highlight w:val="yellow"/>
            <w:rPrChange w:id="1332" w:author="Angèle Dilu Ahuka" w:date="2019-06-18T20:56:00Z">
              <w:rPr>
                <w:color w:val="000000" w:themeColor="text1"/>
                <w:kern w:val="20"/>
              </w:rPr>
            </w:rPrChange>
          </w:rPr>
          <w:delText>au 10 octobre 2016</w:delText>
        </w:r>
      </w:del>
      <w:ins w:id="1333" w:author="Angèle Dilu Ahuka" w:date="2019-06-18T20:55:00Z">
        <w:del w:id="1334" w:author="Angèle Dilu Keti" w:date="2020-10-19T00:49:00Z">
          <w:r w:rsidR="00126B36" w:rsidRPr="00126B36" w:rsidDel="00F60325">
            <w:rPr>
              <w:color w:val="000000" w:themeColor="text1"/>
              <w:kern w:val="20"/>
              <w:highlight w:val="yellow"/>
            </w:rPr>
            <w:delText>30 avril 2019</w:delText>
          </w:r>
        </w:del>
      </w:ins>
      <w:del w:id="1335" w:author="Angèle Dilu Keti" w:date="2020-10-19T00:49:00Z">
        <w:r w:rsidR="00F42E52" w:rsidRPr="00126B36" w:rsidDel="00F60325">
          <w:rPr>
            <w:color w:val="000000" w:themeColor="text1"/>
            <w:kern w:val="20"/>
            <w:highlight w:val="yellow"/>
            <w:rPrChange w:id="1336" w:author="Angèle Dilu Ahuka" w:date="2019-06-18T20:56:00Z">
              <w:rPr>
                <w:color w:val="000000" w:themeColor="text1"/>
                <w:kern w:val="20"/>
              </w:rPr>
            </w:rPrChange>
          </w:rPr>
          <w:delText>,</w:delText>
        </w:r>
        <w:r w:rsidRPr="00126B36" w:rsidDel="00F60325">
          <w:rPr>
            <w:color w:val="000000" w:themeColor="text1"/>
            <w:kern w:val="20"/>
            <w:highlight w:val="yellow"/>
            <w:rPrChange w:id="1337" w:author="Angèle Dilu Ahuka" w:date="2019-06-18T20:56:00Z">
              <w:rPr>
                <w:color w:val="000000" w:themeColor="text1"/>
                <w:kern w:val="20"/>
              </w:rPr>
            </w:rPrChange>
          </w:rPr>
          <w:delText xml:space="preserve"> l’enfant doit être né entre le </w:delText>
        </w:r>
      </w:del>
      <w:ins w:id="1338" w:author="Angèle Dilu Ahuka" w:date="2019-06-18T20:55:00Z">
        <w:del w:id="1339" w:author="Angèle Dilu Keti" w:date="2020-10-19T00:49:00Z">
          <w:r w:rsidR="00126B36" w:rsidRPr="00126B36" w:rsidDel="00F60325">
            <w:rPr>
              <w:kern w:val="20"/>
              <w:highlight w:val="yellow"/>
              <w:rPrChange w:id="1340" w:author="Angèle Dilu Ahuka" w:date="2019-06-18T20:56:00Z">
                <w:rPr>
                  <w:kern w:val="20"/>
                </w:rPr>
              </w:rPrChange>
            </w:rPr>
            <w:delText xml:space="preserve">19 mars 2014 et 30 octobre 2018  </w:delText>
          </w:r>
        </w:del>
      </w:ins>
      <w:del w:id="1341" w:author="Angèle Dilu Keti" w:date="2020-10-19T00:49:00Z">
        <w:r w:rsidRPr="00126B36" w:rsidDel="00F60325">
          <w:rPr>
            <w:color w:val="000000" w:themeColor="text1"/>
            <w:kern w:val="20"/>
            <w:highlight w:val="yellow"/>
            <w:rPrChange w:id="1342" w:author="Angèle Dilu Ahuka" w:date="2019-06-18T20:56:00Z">
              <w:rPr>
                <w:color w:val="000000" w:themeColor="text1"/>
                <w:kern w:val="20"/>
              </w:rPr>
            </w:rPrChange>
          </w:rPr>
          <w:delText xml:space="preserve">06 octobre </w:delText>
        </w:r>
        <w:r w:rsidR="00F42E52" w:rsidRPr="00126B36" w:rsidDel="00F60325">
          <w:rPr>
            <w:color w:val="000000" w:themeColor="text1"/>
            <w:kern w:val="20"/>
            <w:highlight w:val="yellow"/>
            <w:rPrChange w:id="1343" w:author="Angèle Dilu Ahuka" w:date="2019-06-18T20:56:00Z">
              <w:rPr>
                <w:color w:val="000000" w:themeColor="text1"/>
                <w:kern w:val="20"/>
              </w:rPr>
            </w:rPrChange>
          </w:rPr>
          <w:delText>2011 et le 06 avril 2016</w:delText>
        </w:r>
        <w:r w:rsidRPr="00126B36" w:rsidDel="00F60325">
          <w:rPr>
            <w:color w:val="000000" w:themeColor="text1"/>
            <w:kern w:val="20"/>
            <w:highlight w:val="yellow"/>
            <w:rPrChange w:id="1344" w:author="Angèle Dilu Ahuka" w:date="2019-06-18T20:56:00Z">
              <w:rPr>
                <w:color w:val="000000" w:themeColor="text1"/>
                <w:kern w:val="20"/>
              </w:rPr>
            </w:rPrChange>
          </w:rPr>
          <w:delText> ;</w:delText>
        </w:r>
      </w:del>
    </w:p>
    <w:p w14:paraId="5DBA620E" w14:textId="2C6C31FD" w:rsidR="00845258" w:rsidRPr="004A49FB" w:rsidDel="00126B36" w:rsidRDefault="00F42E52" w:rsidP="00305419">
      <w:pPr>
        <w:pStyle w:val="Paragraphedeliste"/>
        <w:numPr>
          <w:ilvl w:val="0"/>
          <w:numId w:val="22"/>
        </w:numPr>
        <w:spacing w:before="120" w:line="276" w:lineRule="auto"/>
        <w:jc w:val="both"/>
        <w:rPr>
          <w:del w:id="1345" w:author="Angèle Dilu Ahuka" w:date="2019-06-18T20:56:00Z"/>
          <w:color w:val="000000" w:themeColor="text1"/>
          <w:kern w:val="20"/>
          <w:highlight w:val="yellow"/>
          <w:rPrChange w:id="1346" w:author="Angèle Dilu Ahuka" w:date="2019-06-16T23:43:00Z">
            <w:rPr>
              <w:del w:id="1347" w:author="Angèle Dilu Ahuka" w:date="2019-06-18T20:56:00Z"/>
              <w:color w:val="000000" w:themeColor="text1"/>
              <w:kern w:val="20"/>
            </w:rPr>
          </w:rPrChange>
        </w:rPr>
      </w:pPr>
      <w:del w:id="1348" w:author="Angèle Dilu Ahuka" w:date="2019-06-18T20:56:00Z">
        <w:r w:rsidRPr="004A49FB" w:rsidDel="00126B36">
          <w:rPr>
            <w:color w:val="000000" w:themeColor="text1"/>
            <w:kern w:val="20"/>
            <w:highlight w:val="yellow"/>
            <w:rPrChange w:id="1349" w:author="Angèle Dilu Ahuka" w:date="2019-06-16T23:43:00Z">
              <w:rPr>
                <w:color w:val="000000" w:themeColor="text1"/>
                <w:kern w:val="20"/>
              </w:rPr>
            </w:rPrChange>
          </w:rPr>
          <w:delText xml:space="preserve">14 au 18 février 2017, l’enfant doit être né entre </w:delText>
        </w:r>
        <w:r w:rsidR="00845258" w:rsidRPr="004A49FB" w:rsidDel="00126B36">
          <w:rPr>
            <w:color w:val="000000" w:themeColor="text1"/>
            <w:kern w:val="20"/>
            <w:highlight w:val="yellow"/>
            <w:rPrChange w:id="1350" w:author="Angèle Dilu Ahuka" w:date="2019-06-16T23:43:00Z">
              <w:rPr>
                <w:color w:val="000000" w:themeColor="text1"/>
                <w:kern w:val="20"/>
              </w:rPr>
            </w:rPrChange>
          </w:rPr>
          <w:delText>le 14 au f</w:delText>
        </w:r>
        <w:r w:rsidRPr="004A49FB" w:rsidDel="00126B36">
          <w:rPr>
            <w:color w:val="000000" w:themeColor="text1"/>
            <w:kern w:val="20"/>
            <w:highlight w:val="yellow"/>
            <w:rPrChange w:id="1351" w:author="Angèle Dilu Ahuka" w:date="2019-06-16T23:43:00Z">
              <w:rPr>
                <w:color w:val="000000" w:themeColor="text1"/>
                <w:kern w:val="20"/>
              </w:rPr>
            </w:rPrChange>
          </w:rPr>
          <w:delText>évrier 2012 et 14 août 2016</w:delText>
        </w:r>
        <w:r w:rsidR="00845258" w:rsidRPr="004A49FB" w:rsidDel="00126B36">
          <w:rPr>
            <w:color w:val="000000" w:themeColor="text1"/>
            <w:kern w:val="20"/>
            <w:highlight w:val="yellow"/>
            <w:rPrChange w:id="1352" w:author="Angèle Dilu Ahuka" w:date="2019-06-16T23:43:00Z">
              <w:rPr>
                <w:color w:val="000000" w:themeColor="text1"/>
                <w:kern w:val="20"/>
              </w:rPr>
            </w:rPrChange>
          </w:rPr>
          <w:delText>.</w:delText>
        </w:r>
      </w:del>
    </w:p>
    <w:p w14:paraId="5250AC9E" w14:textId="77777777" w:rsidR="00AF053D" w:rsidRPr="00F42E52" w:rsidRDefault="00520378" w:rsidP="00305419">
      <w:pPr>
        <w:spacing w:before="120" w:line="276" w:lineRule="auto"/>
        <w:jc w:val="both"/>
        <w:rPr>
          <w:kern w:val="20"/>
        </w:rPr>
      </w:pPr>
      <w:r w:rsidRPr="00F42E52">
        <w:rPr>
          <w:kern w:val="20"/>
        </w:rPr>
        <w:t>Pour les enfants</w:t>
      </w:r>
      <w:r w:rsidR="00AF053D" w:rsidRPr="00F42E52">
        <w:rPr>
          <w:kern w:val="20"/>
        </w:rPr>
        <w:t xml:space="preserve"> malades, vérifier les documents médicaux d’hospitalisation (si possible)</w:t>
      </w:r>
    </w:p>
    <w:p w14:paraId="2353FE5A" w14:textId="77777777" w:rsidR="00F01C37" w:rsidRDefault="00F01C37" w:rsidP="00305419">
      <w:pPr>
        <w:spacing w:before="120" w:line="276" w:lineRule="auto"/>
        <w:jc w:val="both"/>
        <w:rPr>
          <w:ins w:id="1353" w:author="Angèle Dilu Keti" w:date="2020-10-19T00:23:00Z"/>
          <w:kern w:val="20"/>
        </w:rPr>
        <w:sectPr w:rsidR="00F01C37" w:rsidSect="00D71D0C">
          <w:pgSz w:w="11906" w:h="16838"/>
          <w:pgMar w:top="1134" w:right="1134" w:bottom="1134" w:left="1134" w:header="708" w:footer="708" w:gutter="113"/>
          <w:cols w:space="708"/>
          <w:docGrid w:linePitch="360"/>
        </w:sectPr>
      </w:pPr>
    </w:p>
    <w:p w14:paraId="0529C2F4" w14:textId="13E6EFBF" w:rsidR="00375770" w:rsidRPr="00F42E52" w:rsidRDefault="00375770" w:rsidP="00375770">
      <w:pPr>
        <w:shd w:val="clear" w:color="auto" w:fill="D9D9D9" w:themeFill="background1" w:themeFillShade="D9"/>
        <w:spacing w:before="120" w:line="276" w:lineRule="auto"/>
        <w:jc w:val="both"/>
        <w:rPr>
          <w:ins w:id="1354" w:author="Angèle Dilu Keti" w:date="2020-10-21T19:00:00Z"/>
          <w:b/>
          <w:kern w:val="20"/>
        </w:rPr>
      </w:pPr>
      <w:ins w:id="1355" w:author="Angèle Dilu Keti" w:date="2020-10-21T19:00:00Z">
        <w:r w:rsidRPr="00F42E52">
          <w:rPr>
            <w:b/>
            <w:kern w:val="20"/>
          </w:rPr>
          <w:lastRenderedPageBreak/>
          <w:t xml:space="preserve">Annexe </w:t>
        </w:r>
        <w:r>
          <w:rPr>
            <w:b/>
            <w:kern w:val="20"/>
          </w:rPr>
          <w:t>3</w:t>
        </w:r>
        <w:r w:rsidRPr="00F42E52">
          <w:rPr>
            <w:b/>
            <w:kern w:val="20"/>
          </w:rPr>
          <w:t xml:space="preserve"> : </w:t>
        </w:r>
        <w:r>
          <w:rPr>
            <w:b/>
            <w:kern w:val="20"/>
          </w:rPr>
          <w:t>Tableau des guide</w:t>
        </w:r>
      </w:ins>
      <w:ins w:id="1356" w:author="Angèle Dilu Keti" w:date="2020-10-21T19:01:00Z">
        <w:r>
          <w:rPr>
            <w:b/>
            <w:kern w:val="20"/>
          </w:rPr>
          <w:t xml:space="preserve">s </w:t>
        </w:r>
      </w:ins>
    </w:p>
    <w:p w14:paraId="7BFB1B10" w14:textId="65C9C55B" w:rsidR="00AF053D" w:rsidRDefault="00F60325" w:rsidP="00305419">
      <w:pPr>
        <w:spacing w:before="120" w:line="276" w:lineRule="auto"/>
        <w:jc w:val="both"/>
        <w:rPr>
          <w:ins w:id="1357" w:author="Angèle Dilu Keti" w:date="2020-10-19T00:23:00Z"/>
          <w:kern w:val="20"/>
        </w:rPr>
      </w:pPr>
      <w:ins w:id="1358" w:author="Angèle Dilu Keti" w:date="2020-10-19T00:48:00Z">
        <w:r>
          <w:rPr>
            <w:kern w:val="20"/>
          </w:rPr>
          <w:t xml:space="preserve">Tableau II : Guide de âges des enfants cibles pour la campagne </w:t>
        </w:r>
      </w:ins>
    </w:p>
    <w:p w14:paraId="312A73BC" w14:textId="157A523D" w:rsidR="00F01C37" w:rsidRDefault="00F01C37" w:rsidP="00305419">
      <w:pPr>
        <w:spacing w:before="120" w:line="276" w:lineRule="auto"/>
        <w:jc w:val="both"/>
        <w:rPr>
          <w:ins w:id="1359" w:author="Angèle Dilu Keti" w:date="2020-10-19T00:25:00Z"/>
        </w:rPr>
      </w:pPr>
      <w:ins w:id="1360" w:author="Angèle Dilu Keti" w:date="2020-10-19T00:25:00Z">
        <w:r w:rsidRPr="00F01C37">
          <w:rPr>
            <w:noProof/>
          </w:rPr>
          <w:drawing>
            <wp:inline distT="0" distB="0" distL="0" distR="0" wp14:anchorId="1A2C7741" wp14:editId="6D92FB3D">
              <wp:extent cx="6048375" cy="32277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3227705"/>
                      </a:xfrm>
                      <a:prstGeom prst="rect">
                        <a:avLst/>
                      </a:prstGeom>
                      <a:noFill/>
                      <a:ln>
                        <a:noFill/>
                      </a:ln>
                    </pic:spPr>
                  </pic:pic>
                </a:graphicData>
              </a:graphic>
            </wp:inline>
          </w:drawing>
        </w:r>
      </w:ins>
    </w:p>
    <w:p w14:paraId="10B1B26C" w14:textId="5DC6D7F3" w:rsidR="00F01C37" w:rsidRDefault="00F01C37" w:rsidP="00F01C37">
      <w:pPr>
        <w:rPr>
          <w:ins w:id="1361" w:author="Angèle Dilu Keti" w:date="2020-10-19T00:25:00Z"/>
        </w:rPr>
      </w:pPr>
    </w:p>
    <w:p w14:paraId="305763C3" w14:textId="35F28AE8" w:rsidR="00F01C37" w:rsidRDefault="00F01C37" w:rsidP="00F01C37">
      <w:pPr>
        <w:rPr>
          <w:ins w:id="1362" w:author="Angèle Dilu Keti" w:date="2020-10-19T00:25:00Z"/>
        </w:rPr>
      </w:pPr>
    </w:p>
    <w:p w14:paraId="48B95D53" w14:textId="77777777" w:rsidR="00F01C37" w:rsidRDefault="00F01C37" w:rsidP="00F01C37">
      <w:pPr>
        <w:rPr>
          <w:ins w:id="1363" w:author="Angèle Dilu Keti" w:date="2020-10-19T00:25:00Z"/>
        </w:rPr>
        <w:sectPr w:rsidR="00F01C37" w:rsidSect="00D71D0C">
          <w:pgSz w:w="11906" w:h="16838"/>
          <w:pgMar w:top="1134" w:right="1134" w:bottom="1134" w:left="1134" w:header="708" w:footer="708" w:gutter="113"/>
          <w:cols w:space="708"/>
          <w:docGrid w:linePitch="360"/>
        </w:sectPr>
      </w:pPr>
      <w:ins w:id="1364" w:author="Angèle Dilu Keti" w:date="2020-10-19T00:25:00Z">
        <w:r w:rsidRPr="00F01C37">
          <w:rPr>
            <w:noProof/>
          </w:rPr>
          <w:drawing>
            <wp:inline distT="0" distB="0" distL="0" distR="0" wp14:anchorId="25D54BA4" wp14:editId="258FFC07">
              <wp:extent cx="6048375" cy="32277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8375" cy="3227705"/>
                      </a:xfrm>
                      <a:prstGeom prst="rect">
                        <a:avLst/>
                      </a:prstGeom>
                      <a:noFill/>
                      <a:ln>
                        <a:noFill/>
                      </a:ln>
                    </pic:spPr>
                  </pic:pic>
                </a:graphicData>
              </a:graphic>
            </wp:inline>
          </w:drawing>
        </w:r>
      </w:ins>
    </w:p>
    <w:p w14:paraId="34C7BA6D" w14:textId="51928538" w:rsidR="00F01C37" w:rsidRDefault="00F01C37" w:rsidP="00F01C37">
      <w:pPr>
        <w:rPr>
          <w:ins w:id="1365" w:author="Angèle Dilu Keti" w:date="2020-10-19T00:25:00Z"/>
        </w:rPr>
      </w:pPr>
    </w:p>
    <w:p w14:paraId="7D0D9985" w14:textId="7C14B362" w:rsidR="00F01C37" w:rsidRDefault="00F01C37" w:rsidP="00F01C37">
      <w:pPr>
        <w:rPr>
          <w:ins w:id="1366" w:author="Angèle Dilu Keti" w:date="2020-10-19T00:26:00Z"/>
        </w:rPr>
      </w:pPr>
      <w:ins w:id="1367" w:author="Angèle Dilu Keti" w:date="2020-10-19T00:26:00Z">
        <w:r w:rsidRPr="00F01C37">
          <w:rPr>
            <w:noProof/>
          </w:rPr>
          <w:drawing>
            <wp:inline distT="0" distB="0" distL="0" distR="0" wp14:anchorId="0C005CF9" wp14:editId="588ABAAB">
              <wp:extent cx="6048375" cy="3263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8375" cy="3263900"/>
                      </a:xfrm>
                      <a:prstGeom prst="rect">
                        <a:avLst/>
                      </a:prstGeom>
                      <a:noFill/>
                      <a:ln>
                        <a:noFill/>
                      </a:ln>
                    </pic:spPr>
                  </pic:pic>
                </a:graphicData>
              </a:graphic>
            </wp:inline>
          </w:drawing>
        </w:r>
      </w:ins>
    </w:p>
    <w:p w14:paraId="4132A738" w14:textId="7D3479A5" w:rsidR="00F01C37" w:rsidRDefault="00F01C37" w:rsidP="00F01C37">
      <w:pPr>
        <w:rPr>
          <w:ins w:id="1368" w:author="Angèle Dilu Keti" w:date="2020-10-19T00:26:00Z"/>
        </w:rPr>
      </w:pPr>
    </w:p>
    <w:p w14:paraId="612BB091" w14:textId="77777777" w:rsidR="00F01C37" w:rsidRPr="00F01C37" w:rsidRDefault="00F01C37">
      <w:pPr>
        <w:rPr>
          <w:rPrChange w:id="1369" w:author="Angèle Dilu Keti" w:date="2020-10-19T00:25:00Z">
            <w:rPr>
              <w:kern w:val="20"/>
            </w:rPr>
          </w:rPrChange>
        </w:rPr>
        <w:pPrChange w:id="1370" w:author="Angèle Dilu Keti" w:date="2020-10-19T00:25:00Z">
          <w:pPr>
            <w:spacing w:before="120" w:line="276" w:lineRule="auto"/>
            <w:jc w:val="both"/>
          </w:pPr>
        </w:pPrChange>
      </w:pPr>
    </w:p>
    <w:sectPr w:rsidR="00F01C37" w:rsidRPr="00F01C37" w:rsidSect="00D71D0C">
      <w:pgSz w:w="11906" w:h="16838"/>
      <w:pgMar w:top="1134" w:right="1134" w:bottom="1134" w:left="1134" w:header="708" w:footer="708" w:gutter="11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9" w:author="Angèle Dilu Ahuka" w:date="2019-06-17T12:57:00Z" w:initials="ADA">
    <w:p w14:paraId="7FADBD1A" w14:textId="77777777" w:rsidR="00E05653" w:rsidRDefault="00E05653">
      <w:pPr>
        <w:pStyle w:val="Commentaire"/>
      </w:pPr>
      <w:r>
        <w:rPr>
          <w:rStyle w:val="Marquedecommentaire"/>
        </w:rPr>
        <w:annotationRef/>
      </w:r>
      <w:r>
        <w:t>A vérifier si 2 zones de Santé tirées au sort.</w:t>
      </w:r>
    </w:p>
  </w:comment>
  <w:comment w:id="233" w:author="Angèle Dilu Ahuka" w:date="2019-06-17T13:29:00Z" w:initials="ADA">
    <w:p w14:paraId="473C9CE2" w14:textId="77777777" w:rsidR="00E05653" w:rsidRDefault="00E05653">
      <w:pPr>
        <w:pStyle w:val="Commentaire"/>
      </w:pPr>
      <w:r>
        <w:rPr>
          <w:rStyle w:val="Marquedecommentaire"/>
        </w:rPr>
        <w:annotationRef/>
      </w:r>
      <w:r>
        <w:t>Tableau 1 à insérer</w:t>
      </w:r>
    </w:p>
  </w:comment>
  <w:comment w:id="238" w:author="Angèle Dilu Keti" w:date="2020-10-18T21:36:00Z" w:initials="ADK">
    <w:p w14:paraId="786A3B3D" w14:textId="1DD56E71" w:rsidR="00E05653" w:rsidRDefault="00E05653">
      <w:pPr>
        <w:pStyle w:val="Commentaire"/>
      </w:pPr>
      <w:r>
        <w:rPr>
          <w:rStyle w:val="Marquedecommentaire"/>
        </w:rPr>
        <w:annotationRef/>
      </w:r>
      <w:r>
        <w:rPr>
          <w:noProof/>
        </w:rPr>
        <w:t>A valider ,soit obtenir une seconde liste de ménage pa rle bureau central, soit tiré un autre secteur de la grappe puis tirer une nouvelle liste de 15 ménages</w:t>
      </w:r>
    </w:p>
  </w:comment>
  <w:comment w:id="250" w:author="Angèle Dilu Ahuka" w:date="2019-06-17T13:28:00Z" w:initials="ADA">
    <w:p w14:paraId="7B5B6F7A" w14:textId="77777777" w:rsidR="00E05653" w:rsidRDefault="00E05653">
      <w:pPr>
        <w:pStyle w:val="Commentaire"/>
      </w:pPr>
      <w:r>
        <w:rPr>
          <w:rStyle w:val="Marquedecommentaire"/>
        </w:rPr>
        <w:annotationRef/>
      </w:r>
      <w:r>
        <w:t>Numéro de l’enquête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ADBD1A" w15:done="0"/>
  <w15:commentEx w15:paraId="473C9CE2" w15:done="0"/>
  <w15:commentEx w15:paraId="786A3B3D" w15:done="0"/>
  <w15:commentEx w15:paraId="7B5B6F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733D1" w16cex:dateUtc="2020-10-18T2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ADBD1A" w16cid:durableId="20B20CD6"/>
  <w16cid:commentId w16cid:paraId="473C9CE2" w16cid:durableId="20B2141F"/>
  <w16cid:commentId w16cid:paraId="786A3B3D" w16cid:durableId="233733D1"/>
  <w16cid:commentId w16cid:paraId="7B5B6F7A" w16cid:durableId="20B213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BB7836" w14:textId="77777777" w:rsidR="000B7A08" w:rsidRDefault="000B7A08" w:rsidP="00215ADD">
      <w:r>
        <w:separator/>
      </w:r>
    </w:p>
  </w:endnote>
  <w:endnote w:type="continuationSeparator" w:id="0">
    <w:p w14:paraId="299A4999" w14:textId="77777777" w:rsidR="000B7A08" w:rsidRDefault="000B7A08" w:rsidP="00215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Unicode MS">
    <w:altName w:val="Arial"/>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18D64" w14:textId="77777777" w:rsidR="00E05653" w:rsidRDefault="00E05653">
    <w:pPr>
      <w:rPr>
        <w:sz w:val="16"/>
        <w:szCs w:val="16"/>
      </w:rPr>
    </w:pPr>
    <w:r>
      <w:rPr>
        <w:noProof/>
      </w:rPr>
      <w:pict w14:anchorId="09F73CA0">
        <v:shapetype id="_x0000_t202" coordsize="21600,21600" o:spt="202" path="m,l,21600r21600,l21600,xe">
          <v:stroke joinstyle="miter"/>
          <v:path gradientshapeok="t" o:connecttype="rect"/>
        </v:shapetype>
        <v:shape id="Text Box 1" o:spid="_x0000_s2051" type="#_x0000_t202" style="position:absolute;margin-left:56.65pt;margin-top:0;width:482.55pt;height:11.5pt;z-index:25166028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" o:allowincell="f" stroked="f">
          <v:fill opacity="0"/>
          <v:textbox inset="0,0,0,0">
            <w:txbxContent>
              <w:p w14:paraId="4AD80E97" w14:textId="77777777" w:rsidR="00E05653" w:rsidRDefault="00E05653">
                <w:pPr>
                  <w:keepNext/>
                  <w:keepLines/>
                  <w:jc w:val="right"/>
                  <w:rPr>
                    <w:w w:val="105"/>
                  </w:rPr>
                </w:pPr>
                <w:r>
                  <w:rPr>
                    <w:w w:val="105"/>
                  </w:rPr>
                  <w:fldChar w:fldCharType="begin"/>
                </w:r>
                <w:r>
                  <w:rPr>
                    <w:w w:val="105"/>
                  </w:rPr>
                  <w:instrText xml:space="preserve"> PAGE </w:instrText>
                </w:r>
                <w:r>
                  <w:rPr>
                    <w:w w:val="105"/>
                  </w:rPr>
                  <w:fldChar w:fldCharType="separate"/>
                </w:r>
                <w:r>
                  <w:rPr>
                    <w:noProof/>
                    <w:w w:val="105"/>
                  </w:rPr>
                  <w:t>8</w:t>
                </w:r>
                <w:r>
                  <w:rPr>
                    <w:w w:val="105"/>
                  </w:rPr>
                  <w:fldChar w:fldCharType="end"/>
                </w:r>
              </w:p>
            </w:txbxContent>
          </v:textbox>
          <w10:wrap type="square" anchorx="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A6BA2" w14:textId="77777777" w:rsidR="00E05653" w:rsidRDefault="00E05653">
    <w:pPr>
      <w:rPr>
        <w:sz w:val="16"/>
        <w:szCs w:val="16"/>
      </w:rPr>
    </w:pPr>
    <w:r>
      <w:rPr>
        <w:noProof/>
      </w:rPr>
      <w:pict w14:anchorId="6CDD79D3">
        <v:shapetype id="_x0000_t202" coordsize="21600,21600" o:spt="202" path="m,l,21600r21600,l21600,xe">
          <v:stroke joinstyle="miter"/>
          <v:path gradientshapeok="t" o:connecttype="rect"/>
        </v:shapetype>
        <v:shape id="_x0000_s2050" type="#_x0000_t202" style="position:absolute;margin-left:56.65pt;margin-top:0;width:482.55pt;height:11.5pt;z-index:25165824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" o:allowincell="f" stroked="f">
          <v:fill opacity="0"/>
          <v:textbox inset="0,0,0,0">
            <w:txbxContent>
              <w:p w14:paraId="728A550F" w14:textId="77777777" w:rsidR="00E05653" w:rsidRDefault="00E05653">
                <w:pPr>
                  <w:keepNext/>
                  <w:keepLines/>
                  <w:jc w:val="right"/>
                  <w:rPr>
                    <w:w w:val="105"/>
                  </w:rPr>
                </w:pPr>
                <w:r>
                  <w:rPr>
                    <w:w w:val="105"/>
                  </w:rPr>
                  <w:fldChar w:fldCharType="begin"/>
                </w:r>
                <w:r>
                  <w:rPr>
                    <w:w w:val="105"/>
                  </w:rPr>
                  <w:instrText xml:space="preserve"> PAGE </w:instrText>
                </w:r>
                <w:r>
                  <w:rPr>
                    <w:w w:val="105"/>
                  </w:rPr>
                  <w:fldChar w:fldCharType="separate"/>
                </w:r>
                <w:r>
                  <w:rPr>
                    <w:noProof/>
                    <w:w w:val="105"/>
                  </w:rPr>
                  <w:t>1</w:t>
                </w:r>
                <w:r>
                  <w:rPr>
                    <w:w w:val="105"/>
                  </w:rPr>
                  <w:fldChar w:fldCharType="end"/>
                </w:r>
              </w:p>
            </w:txbxContent>
          </v:textbox>
          <w10:wrap type="square" anchorx="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A2DEC" w14:textId="1AE2031F" w:rsidR="00E05653" w:rsidRPr="00F42E52" w:rsidRDefault="00E05653" w:rsidP="00F42E52">
    <w:pPr>
      <w:pBdr>
        <w:top w:val="single" w:sz="4" w:space="1" w:color="auto"/>
      </w:pBdr>
      <w:rPr>
        <w:b/>
        <w:i/>
        <w:sz w:val="16"/>
        <w:szCs w:val="16"/>
      </w:rPr>
    </w:pPr>
    <w:r>
      <w:rPr>
        <w:noProof/>
      </w:rPr>
      <w:pict w14:anchorId="07977A3C">
        <v:shapetype id="_x0000_t202" coordsize="21600,21600" o:spt="202" path="m,l,21600r21600,l21600,xe">
          <v:stroke joinstyle="miter"/>
          <v:path gradientshapeok="t" o:connecttype="rect"/>
        </v:shapetype>
        <v:shape id="_x0000_s2049" type="#_x0000_t202" style="position:absolute;margin-left:52.15pt;margin-top:6.35pt;width:482.55pt;height:11.5pt;z-index:25166233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" o:allowincell="f" stroked="f">
          <v:fill opacity="0"/>
          <v:textbox inset="0,0,0,0">
            <w:txbxContent>
              <w:p w14:paraId="2AF4D49C" w14:textId="77777777" w:rsidR="00E05653" w:rsidRDefault="00E05653">
                <w:pPr>
                  <w:keepNext/>
                  <w:keepLines/>
                  <w:jc w:val="right"/>
                </w:pPr>
                <w:r>
                  <w:fldChar w:fldCharType="begin"/>
                </w:r>
                <w:r>
                  <w:instrText xml:space="preserve"> PAGE </w:instrText>
                </w:r>
                <w:r>
                  <w:fldChar w:fldCharType="separate"/>
                </w:r>
                <w:r>
                  <w:rPr>
                    <w:noProof/>
                  </w:rPr>
                  <w:t>6</w:t>
                </w:r>
                <w:r>
                  <w:rPr>
                    <w:noProof/>
                  </w:rPr>
                  <w:fldChar w:fldCharType="end"/>
                </w:r>
              </w:p>
            </w:txbxContent>
          </v:textbox>
          <w10:wrap type="square" anchorx="page"/>
        </v:shape>
      </w:pict>
    </w:r>
    <w:r>
      <w:rPr>
        <w:sz w:val="16"/>
        <w:szCs w:val="16"/>
      </w:rPr>
      <w:t xml:space="preserve">Evaluation post campagne de vaccination </w:t>
    </w:r>
    <w:ins w:id="1010" w:author="Angèle Dilu Keti" w:date="2020-10-18T21:03:00Z">
      <w:r>
        <w:rPr>
          <w:sz w:val="16"/>
          <w:szCs w:val="16"/>
        </w:rPr>
        <w:t xml:space="preserve">de suivi </w:t>
      </w:r>
    </w:ins>
    <w:r>
      <w:rPr>
        <w:sz w:val="16"/>
        <w:szCs w:val="16"/>
      </w:rPr>
      <w:t>contre la rougeole RDC</w:t>
    </w:r>
    <w:ins w:id="1011" w:author="Angèle Dilu Keti" w:date="2020-10-18T21:04:00Z">
      <w:r>
        <w:rPr>
          <w:sz w:val="16"/>
          <w:szCs w:val="16"/>
        </w:rPr>
        <w:t xml:space="preserve"> de 2019</w:t>
      </w:r>
    </w:ins>
    <w:r>
      <w:rPr>
        <w:sz w:val="16"/>
        <w:szCs w:val="16"/>
      </w:rPr>
      <w:t xml:space="preserve">, </w:t>
    </w:r>
    <w:del w:id="1012" w:author="Angèle Dilu Keti" w:date="2020-10-18T21:04:00Z">
      <w:r w:rsidDel="00096CF8">
        <w:rPr>
          <w:sz w:val="16"/>
          <w:szCs w:val="16"/>
        </w:rPr>
        <w:delText>2017</w:delText>
      </w:r>
    </w:del>
    <w:ins w:id="1013" w:author="Angèle Dilu Ahuka" w:date="2019-06-16T23:43:00Z">
      <w:del w:id="1014" w:author="Angèle Dilu Keti" w:date="2020-10-18T21:04:00Z">
        <w:r w:rsidDel="00096CF8">
          <w:rPr>
            <w:sz w:val="16"/>
            <w:szCs w:val="16"/>
          </w:rPr>
          <w:delText>19</w:delText>
        </w:r>
      </w:del>
    </w:ins>
    <w:del w:id="1015" w:author="Angèle Dilu Keti" w:date="2020-10-18T21:04:00Z">
      <w:r w:rsidDel="00096CF8">
        <w:rPr>
          <w:sz w:val="16"/>
          <w:szCs w:val="16"/>
        </w:rPr>
        <w:delText xml:space="preserve">  </w:delText>
      </w:r>
    </w:del>
    <w:ins w:id="1016" w:author="Angèle Dilu Keti" w:date="2020-10-18T21:04:00Z">
      <w:r>
        <w:rPr>
          <w:sz w:val="16"/>
          <w:szCs w:val="16"/>
        </w:rPr>
        <w:t>Septembre 2020</w:t>
      </w:r>
    </w:ins>
    <w:r>
      <w:rPr>
        <w:sz w:val="16"/>
        <w:szCs w:val="16"/>
      </w:rPr>
      <w:t xml:space="preserve">               </w:t>
    </w:r>
    <w:r w:rsidRPr="00F42E52">
      <w:rPr>
        <w:b/>
        <w:i/>
        <w:sz w:val="16"/>
        <w:szCs w:val="16"/>
      </w:rPr>
      <w:t>Manuel de l’enquêteur</w:t>
    </w:r>
    <w:r>
      <w:rPr>
        <w:b/>
        <w:i/>
        <w:sz w:val="16"/>
        <w:szCs w:val="16"/>
      </w:rPr>
      <w:t xml:space="preserve">                  </w:t>
    </w:r>
    <w:del w:id="1017" w:author="Angèle Dilu Keti" w:date="2020-10-18T21:04:00Z">
      <w:r w:rsidRPr="00346080" w:rsidDel="00096CF8">
        <w:rPr>
          <w:b/>
          <w:i/>
          <w:sz w:val="12"/>
          <w:szCs w:val="16"/>
        </w:rPr>
        <w:delText>SL</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A0F494" w14:textId="77777777" w:rsidR="000B7A08" w:rsidRDefault="000B7A08" w:rsidP="00215ADD">
      <w:r>
        <w:separator/>
      </w:r>
    </w:p>
  </w:footnote>
  <w:footnote w:type="continuationSeparator" w:id="0">
    <w:p w14:paraId="49C6CFD2" w14:textId="77777777" w:rsidR="000B7A08" w:rsidRDefault="000B7A08" w:rsidP="00215A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C1BE"/>
    <w:multiLevelType w:val="singleLevel"/>
    <w:tmpl w:val="2361DF71"/>
    <w:lvl w:ilvl="0">
      <w:start w:val="1"/>
      <w:numFmt w:val="decimal"/>
      <w:lvlText w:val="%1."/>
      <w:lvlJc w:val="left"/>
      <w:pPr>
        <w:tabs>
          <w:tab w:val="num" w:pos="360"/>
        </w:tabs>
        <w:ind w:left="792" w:hanging="360"/>
      </w:pPr>
      <w:rPr>
        <w:rFonts w:ascii="Arial Unicode MS" w:hAnsi="Times New Roman" w:cs="Arial Unicode MS"/>
        <w:snapToGrid/>
        <w:spacing w:val="1"/>
        <w:sz w:val="22"/>
        <w:szCs w:val="22"/>
      </w:rPr>
    </w:lvl>
  </w:abstractNum>
  <w:abstractNum w:abstractNumId="1" w15:restartNumberingAfterBreak="0">
    <w:nsid w:val="008DDCAC"/>
    <w:multiLevelType w:val="singleLevel"/>
    <w:tmpl w:val="5D2192E2"/>
    <w:lvl w:ilvl="0">
      <w:start w:val="4"/>
      <w:numFmt w:val="decimal"/>
      <w:lvlText w:val="%1)"/>
      <w:lvlJc w:val="left"/>
      <w:pPr>
        <w:tabs>
          <w:tab w:val="num" w:pos="360"/>
        </w:tabs>
        <w:ind w:left="72"/>
      </w:pPr>
      <w:rPr>
        <w:rFonts w:ascii="Arial Unicode MS" w:hAnsi="Times New Roman" w:cs="Arial Unicode MS"/>
        <w:b/>
        <w:bCs/>
        <w:snapToGrid/>
        <w:spacing w:val="12"/>
        <w:sz w:val="22"/>
        <w:szCs w:val="22"/>
      </w:rPr>
    </w:lvl>
  </w:abstractNum>
  <w:abstractNum w:abstractNumId="2" w15:restartNumberingAfterBreak="0">
    <w:nsid w:val="01481F28"/>
    <w:multiLevelType w:val="singleLevel"/>
    <w:tmpl w:val="5F8696BB"/>
    <w:lvl w:ilvl="0">
      <w:start w:val="1"/>
      <w:numFmt w:val="lowerLetter"/>
      <w:lvlText w:val="%1)"/>
      <w:lvlJc w:val="left"/>
      <w:pPr>
        <w:tabs>
          <w:tab w:val="num" w:pos="360"/>
        </w:tabs>
        <w:ind w:left="792" w:hanging="360"/>
      </w:pPr>
      <w:rPr>
        <w:rFonts w:ascii="Arial Unicode MS" w:hAnsi="Times New Roman" w:cs="Arial Unicode MS"/>
        <w:snapToGrid/>
        <w:spacing w:val="5"/>
        <w:sz w:val="22"/>
        <w:szCs w:val="22"/>
      </w:rPr>
    </w:lvl>
  </w:abstractNum>
  <w:abstractNum w:abstractNumId="3" w15:restartNumberingAfterBreak="0">
    <w:nsid w:val="018949B8"/>
    <w:multiLevelType w:val="singleLevel"/>
    <w:tmpl w:val="2A84DF3C"/>
    <w:lvl w:ilvl="0">
      <w:start w:val="1"/>
      <w:numFmt w:val="decimal"/>
      <w:lvlText w:val="%1."/>
      <w:lvlJc w:val="left"/>
      <w:pPr>
        <w:tabs>
          <w:tab w:val="num" w:pos="360"/>
        </w:tabs>
        <w:ind w:left="792" w:hanging="360"/>
      </w:pPr>
      <w:rPr>
        <w:rFonts w:ascii="Arial Unicode MS" w:hAnsi="Times New Roman" w:cs="Arial Unicode MS"/>
        <w:snapToGrid/>
        <w:w w:val="105"/>
        <w:sz w:val="22"/>
        <w:szCs w:val="22"/>
      </w:rPr>
    </w:lvl>
  </w:abstractNum>
  <w:abstractNum w:abstractNumId="4" w15:restartNumberingAfterBreak="0">
    <w:nsid w:val="021F6E5B"/>
    <w:multiLevelType w:val="singleLevel"/>
    <w:tmpl w:val="7D06C7DE"/>
    <w:lvl w:ilvl="0">
      <w:start w:val="2"/>
      <w:numFmt w:val="lowerLetter"/>
      <w:lvlText w:val="%1)"/>
      <w:lvlJc w:val="left"/>
      <w:pPr>
        <w:tabs>
          <w:tab w:val="num" w:pos="360"/>
        </w:tabs>
        <w:ind w:left="792" w:hanging="360"/>
      </w:pPr>
      <w:rPr>
        <w:rFonts w:ascii="Arial Unicode MS" w:hAnsi="Times New Roman" w:cs="Arial Unicode MS"/>
        <w:snapToGrid/>
        <w:spacing w:val="-1"/>
        <w:sz w:val="22"/>
        <w:szCs w:val="22"/>
      </w:rPr>
    </w:lvl>
  </w:abstractNum>
  <w:abstractNum w:abstractNumId="5" w15:restartNumberingAfterBreak="0">
    <w:nsid w:val="02730BE9"/>
    <w:multiLevelType w:val="singleLevel"/>
    <w:tmpl w:val="5B6D6B5C"/>
    <w:lvl w:ilvl="0">
      <w:start w:val="4"/>
      <w:numFmt w:val="decimal"/>
      <w:lvlText w:val="VFJ%1:"/>
      <w:lvlJc w:val="left"/>
      <w:pPr>
        <w:tabs>
          <w:tab w:val="num" w:pos="936"/>
        </w:tabs>
        <w:ind w:left="720"/>
      </w:pPr>
      <w:rPr>
        <w:rFonts w:ascii="Arial Unicode MS" w:hAnsi="Times New Roman" w:cs="Arial Unicode MS"/>
        <w:snapToGrid/>
        <w:sz w:val="22"/>
        <w:szCs w:val="22"/>
      </w:rPr>
    </w:lvl>
  </w:abstractNum>
  <w:abstractNum w:abstractNumId="6" w15:restartNumberingAfterBreak="0">
    <w:nsid w:val="03E09414"/>
    <w:multiLevelType w:val="singleLevel"/>
    <w:tmpl w:val="E57A3C98"/>
    <w:lvl w:ilvl="0">
      <w:start w:val="1"/>
      <w:numFmt w:val="bullet"/>
      <w:lvlText w:val="-"/>
      <w:lvlJc w:val="left"/>
      <w:pPr>
        <w:ind w:left="720" w:hanging="360"/>
      </w:pPr>
      <w:rPr>
        <w:rFonts w:ascii="Calibri" w:eastAsiaTheme="minorEastAsia" w:hAnsi="Calibri" w:cs="Times New Roman" w:hint="default"/>
        <w:snapToGrid/>
        <w:color w:val="000000" w:themeColor="text1"/>
        <w:spacing w:val="1"/>
        <w:sz w:val="24"/>
        <w:szCs w:val="22"/>
      </w:rPr>
    </w:lvl>
  </w:abstractNum>
  <w:abstractNum w:abstractNumId="7" w15:restartNumberingAfterBreak="0">
    <w:nsid w:val="04480474"/>
    <w:multiLevelType w:val="singleLevel"/>
    <w:tmpl w:val="2F2F6AFF"/>
    <w:lvl w:ilvl="0">
      <w:start w:val="8"/>
      <w:numFmt w:val="decimal"/>
      <w:lvlText w:val="%1)"/>
      <w:lvlJc w:val="left"/>
      <w:pPr>
        <w:tabs>
          <w:tab w:val="num" w:pos="360"/>
        </w:tabs>
        <w:ind w:left="72"/>
      </w:pPr>
      <w:rPr>
        <w:rFonts w:ascii="Arial Unicode MS" w:hAnsi="Times New Roman" w:cs="Arial Unicode MS"/>
        <w:b/>
        <w:bCs/>
        <w:snapToGrid/>
        <w:w w:val="105"/>
        <w:sz w:val="22"/>
        <w:szCs w:val="22"/>
      </w:rPr>
    </w:lvl>
  </w:abstractNum>
  <w:abstractNum w:abstractNumId="8" w15:restartNumberingAfterBreak="0">
    <w:nsid w:val="062260C2"/>
    <w:multiLevelType w:val="singleLevel"/>
    <w:tmpl w:val="592D23D8"/>
    <w:lvl w:ilvl="0">
      <w:start w:val="9"/>
      <w:numFmt w:val="decimal"/>
      <w:lvlText w:val="CM%1:"/>
      <w:lvlJc w:val="left"/>
      <w:pPr>
        <w:tabs>
          <w:tab w:val="num" w:pos="792"/>
        </w:tabs>
        <w:ind w:left="720" w:firstLine="72"/>
      </w:pPr>
      <w:rPr>
        <w:rFonts w:ascii="Arial Unicode MS" w:hAnsi="Times New Roman" w:cs="Arial Unicode MS"/>
        <w:snapToGrid/>
        <w:spacing w:val="1"/>
        <w:sz w:val="22"/>
        <w:szCs w:val="22"/>
      </w:rPr>
    </w:lvl>
  </w:abstractNum>
  <w:abstractNum w:abstractNumId="9" w15:restartNumberingAfterBreak="0">
    <w:nsid w:val="072E2803"/>
    <w:multiLevelType w:val="hybridMultilevel"/>
    <w:tmpl w:val="50EE3668"/>
    <w:lvl w:ilvl="0" w:tplc="AEBE21C8">
      <w:start w:val="1"/>
      <w:numFmt w:val="bullet"/>
      <w:lvlText w:val="•"/>
      <w:lvlJc w:val="left"/>
      <w:pPr>
        <w:tabs>
          <w:tab w:val="num" w:pos="720"/>
        </w:tabs>
        <w:ind w:left="720" w:hanging="360"/>
      </w:pPr>
      <w:rPr>
        <w:rFonts w:ascii="Times New Roman" w:hAnsi="Times New Roman" w:hint="default"/>
      </w:rPr>
    </w:lvl>
    <w:lvl w:ilvl="1" w:tplc="57EA249C" w:tentative="1">
      <w:start w:val="1"/>
      <w:numFmt w:val="bullet"/>
      <w:lvlText w:val="•"/>
      <w:lvlJc w:val="left"/>
      <w:pPr>
        <w:tabs>
          <w:tab w:val="num" w:pos="1440"/>
        </w:tabs>
        <w:ind w:left="1440" w:hanging="360"/>
      </w:pPr>
      <w:rPr>
        <w:rFonts w:ascii="Times New Roman" w:hAnsi="Times New Roman" w:hint="default"/>
      </w:rPr>
    </w:lvl>
    <w:lvl w:ilvl="2" w:tplc="E77AC57C" w:tentative="1">
      <w:start w:val="1"/>
      <w:numFmt w:val="bullet"/>
      <w:lvlText w:val="•"/>
      <w:lvlJc w:val="left"/>
      <w:pPr>
        <w:tabs>
          <w:tab w:val="num" w:pos="2160"/>
        </w:tabs>
        <w:ind w:left="2160" w:hanging="360"/>
      </w:pPr>
      <w:rPr>
        <w:rFonts w:ascii="Times New Roman" w:hAnsi="Times New Roman" w:hint="default"/>
      </w:rPr>
    </w:lvl>
    <w:lvl w:ilvl="3" w:tplc="C0809F76" w:tentative="1">
      <w:start w:val="1"/>
      <w:numFmt w:val="bullet"/>
      <w:lvlText w:val="•"/>
      <w:lvlJc w:val="left"/>
      <w:pPr>
        <w:tabs>
          <w:tab w:val="num" w:pos="2880"/>
        </w:tabs>
        <w:ind w:left="2880" w:hanging="360"/>
      </w:pPr>
      <w:rPr>
        <w:rFonts w:ascii="Times New Roman" w:hAnsi="Times New Roman" w:hint="default"/>
      </w:rPr>
    </w:lvl>
    <w:lvl w:ilvl="4" w:tplc="F0045512" w:tentative="1">
      <w:start w:val="1"/>
      <w:numFmt w:val="bullet"/>
      <w:lvlText w:val="•"/>
      <w:lvlJc w:val="left"/>
      <w:pPr>
        <w:tabs>
          <w:tab w:val="num" w:pos="3600"/>
        </w:tabs>
        <w:ind w:left="3600" w:hanging="360"/>
      </w:pPr>
      <w:rPr>
        <w:rFonts w:ascii="Times New Roman" w:hAnsi="Times New Roman" w:hint="default"/>
      </w:rPr>
    </w:lvl>
    <w:lvl w:ilvl="5" w:tplc="07CEBA60" w:tentative="1">
      <w:start w:val="1"/>
      <w:numFmt w:val="bullet"/>
      <w:lvlText w:val="•"/>
      <w:lvlJc w:val="left"/>
      <w:pPr>
        <w:tabs>
          <w:tab w:val="num" w:pos="4320"/>
        </w:tabs>
        <w:ind w:left="4320" w:hanging="360"/>
      </w:pPr>
      <w:rPr>
        <w:rFonts w:ascii="Times New Roman" w:hAnsi="Times New Roman" w:hint="default"/>
      </w:rPr>
    </w:lvl>
    <w:lvl w:ilvl="6" w:tplc="8CA8A0BC" w:tentative="1">
      <w:start w:val="1"/>
      <w:numFmt w:val="bullet"/>
      <w:lvlText w:val="•"/>
      <w:lvlJc w:val="left"/>
      <w:pPr>
        <w:tabs>
          <w:tab w:val="num" w:pos="5040"/>
        </w:tabs>
        <w:ind w:left="5040" w:hanging="360"/>
      </w:pPr>
      <w:rPr>
        <w:rFonts w:ascii="Times New Roman" w:hAnsi="Times New Roman" w:hint="default"/>
      </w:rPr>
    </w:lvl>
    <w:lvl w:ilvl="7" w:tplc="D2C69150" w:tentative="1">
      <w:start w:val="1"/>
      <w:numFmt w:val="bullet"/>
      <w:lvlText w:val="•"/>
      <w:lvlJc w:val="left"/>
      <w:pPr>
        <w:tabs>
          <w:tab w:val="num" w:pos="5760"/>
        </w:tabs>
        <w:ind w:left="5760" w:hanging="360"/>
      </w:pPr>
      <w:rPr>
        <w:rFonts w:ascii="Times New Roman" w:hAnsi="Times New Roman" w:hint="default"/>
      </w:rPr>
    </w:lvl>
    <w:lvl w:ilvl="8" w:tplc="1D20B5E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07C74EAD"/>
    <w:multiLevelType w:val="singleLevel"/>
    <w:tmpl w:val="1FCE21DB"/>
    <w:lvl w:ilvl="0">
      <w:start w:val="2"/>
      <w:numFmt w:val="decimal"/>
      <w:lvlText w:val="%1)"/>
      <w:lvlJc w:val="left"/>
      <w:pPr>
        <w:tabs>
          <w:tab w:val="num" w:pos="360"/>
        </w:tabs>
      </w:pPr>
      <w:rPr>
        <w:rFonts w:ascii="Arial Unicode MS" w:hAnsi="Times New Roman" w:cs="Arial Unicode MS"/>
        <w:snapToGrid/>
        <w:spacing w:val="-1"/>
        <w:sz w:val="22"/>
        <w:szCs w:val="22"/>
      </w:rPr>
    </w:lvl>
  </w:abstractNum>
  <w:abstractNum w:abstractNumId="11" w15:restartNumberingAfterBreak="0">
    <w:nsid w:val="07DF1046"/>
    <w:multiLevelType w:val="singleLevel"/>
    <w:tmpl w:val="29F6D15E"/>
    <w:lvl w:ilvl="0">
      <w:start w:val="201"/>
      <w:numFmt w:val="decimal"/>
      <w:lvlText w:val="%1:"/>
      <w:lvlJc w:val="left"/>
      <w:pPr>
        <w:tabs>
          <w:tab w:val="num" w:pos="432"/>
        </w:tabs>
        <w:ind w:left="432"/>
      </w:pPr>
      <w:rPr>
        <w:rFonts w:ascii="Arial Unicode MS" w:hAnsi="Times New Roman" w:cs="Arial Unicode MS"/>
        <w:snapToGrid/>
        <w:spacing w:val="-2"/>
        <w:w w:val="105"/>
        <w:sz w:val="22"/>
        <w:szCs w:val="22"/>
      </w:rPr>
    </w:lvl>
  </w:abstractNum>
  <w:abstractNum w:abstractNumId="12" w15:restartNumberingAfterBreak="0">
    <w:nsid w:val="0888079D"/>
    <w:multiLevelType w:val="hybridMultilevel"/>
    <w:tmpl w:val="898AE9A0"/>
    <w:lvl w:ilvl="0" w:tplc="6AB29D0A">
      <w:start w:val="1"/>
      <w:numFmt w:val="decimal"/>
      <w:pStyle w:val="Titre2"/>
      <w:lvlText w:val="Section %1"/>
      <w:lvlJc w:val="left"/>
      <w:pPr>
        <w:ind w:left="720" w:hanging="360"/>
      </w:pPr>
      <w:rPr>
        <w:rFonts w:ascii="Times New Roman" w:hAnsi="Times New Roman"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9861C8F"/>
    <w:multiLevelType w:val="hybridMultilevel"/>
    <w:tmpl w:val="45BA68D2"/>
    <w:lvl w:ilvl="0" w:tplc="386629C8">
      <w:start w:val="7"/>
      <w:numFmt w:val="bullet"/>
      <w:lvlText w:val="-"/>
      <w:lvlJc w:val="left"/>
      <w:pPr>
        <w:ind w:left="720" w:hanging="360"/>
      </w:pPr>
      <w:rPr>
        <w:rFonts w:ascii="Arial Unicode MS" w:eastAsia="Arial Unicode MS" w:hAnsi="Arial Unicode MS" w:cs="Arial Unicode MS" w:hint="eastAsi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87B5541"/>
    <w:multiLevelType w:val="hybridMultilevel"/>
    <w:tmpl w:val="B2E44EC6"/>
    <w:lvl w:ilvl="0" w:tplc="C14C2FB8">
      <w:start w:val="2"/>
      <w:numFmt w:val="decimal"/>
      <w:lvlText w:val="%1)"/>
      <w:lvlJc w:val="left"/>
      <w:pPr>
        <w:tabs>
          <w:tab w:val="num" w:pos="288"/>
        </w:tabs>
        <w:ind w:left="72" w:firstLine="0"/>
      </w:pPr>
      <w:rPr>
        <w:rFonts w:ascii="Arial Unicode MS" w:hAnsi="Times New Roman" w:cs="Arial Unicode MS" w:hint="default"/>
        <w:b/>
        <w:bCs/>
        <w:snapToGrid/>
        <w:spacing w:val="10"/>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87B57F7"/>
    <w:multiLevelType w:val="hybridMultilevel"/>
    <w:tmpl w:val="DB54B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92E325E"/>
    <w:multiLevelType w:val="singleLevel"/>
    <w:tmpl w:val="5B6D6B5C"/>
    <w:lvl w:ilvl="0">
      <w:start w:val="4"/>
      <w:numFmt w:val="decimal"/>
      <w:lvlText w:val="VFJ%1:"/>
      <w:lvlJc w:val="left"/>
      <w:pPr>
        <w:tabs>
          <w:tab w:val="num" w:pos="1351"/>
        </w:tabs>
        <w:ind w:left="1135"/>
      </w:pPr>
      <w:rPr>
        <w:rFonts w:ascii="Arial Unicode MS" w:hAnsi="Times New Roman" w:cs="Arial Unicode MS"/>
        <w:snapToGrid/>
        <w:sz w:val="22"/>
        <w:szCs w:val="22"/>
      </w:rPr>
    </w:lvl>
  </w:abstractNum>
  <w:abstractNum w:abstractNumId="17" w15:restartNumberingAfterBreak="0">
    <w:nsid w:val="1F357006"/>
    <w:multiLevelType w:val="hybridMultilevel"/>
    <w:tmpl w:val="D7B02F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F6340B8"/>
    <w:multiLevelType w:val="multilevel"/>
    <w:tmpl w:val="80245510"/>
    <w:lvl w:ilvl="0">
      <w:start w:val="1"/>
      <w:numFmt w:val="decimal"/>
      <w:pStyle w:val="Titre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2B342AF6"/>
    <w:multiLevelType w:val="multilevel"/>
    <w:tmpl w:val="B9546714"/>
    <w:lvl w:ilvl="0">
      <w:start w:val="1"/>
      <w:numFmt w:val="decimal"/>
      <w:lvlText w:val="%1."/>
      <w:lvlJc w:val="left"/>
      <w:pPr>
        <w:ind w:left="360" w:hanging="360"/>
      </w:pPr>
      <w:rPr>
        <w:rFonts w:hint="default"/>
        <w:color w:val="000000" w:themeColor="text1"/>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CC46066"/>
    <w:multiLevelType w:val="hybridMultilevel"/>
    <w:tmpl w:val="45649720"/>
    <w:lvl w:ilvl="0" w:tplc="386629C8">
      <w:start w:val="7"/>
      <w:numFmt w:val="bullet"/>
      <w:lvlText w:val="-"/>
      <w:lvlJc w:val="left"/>
      <w:pPr>
        <w:ind w:left="720" w:hanging="360"/>
      </w:pPr>
      <w:rPr>
        <w:rFonts w:ascii="Arial Unicode MS" w:eastAsia="Arial Unicode MS" w:hAnsi="Arial Unicode MS" w:cs="Arial Unicode MS" w:hint="eastAsi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89D6457"/>
    <w:multiLevelType w:val="hybridMultilevel"/>
    <w:tmpl w:val="7A160D5E"/>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2" w15:restartNumberingAfterBreak="0">
    <w:nsid w:val="54D07145"/>
    <w:multiLevelType w:val="hybridMultilevel"/>
    <w:tmpl w:val="727465E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658B5914"/>
    <w:multiLevelType w:val="multilevel"/>
    <w:tmpl w:val="23946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3D766E"/>
    <w:multiLevelType w:val="hybridMultilevel"/>
    <w:tmpl w:val="2D8CA85C"/>
    <w:lvl w:ilvl="0" w:tplc="240C000F">
      <w:start w:val="1"/>
      <w:numFmt w:val="decimal"/>
      <w:pStyle w:val="Titre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9760F5F"/>
    <w:multiLevelType w:val="multilevel"/>
    <w:tmpl w:val="114278BA"/>
    <w:lvl w:ilvl="0">
      <w:start w:val="1"/>
      <w:numFmt w:val="none"/>
      <w:lvlText w:val=""/>
      <w:legacy w:legacy="1" w:legacySpace="120" w:legacyIndent="360"/>
      <w:lvlJc w:val="left"/>
      <w:pPr>
        <w:ind w:left="360" w:hanging="360"/>
      </w:pPr>
      <w:rPr>
        <w:rFonts w:ascii="Symbol" w:hAnsi="Symbol" w:hint="default"/>
      </w:rPr>
    </w:lvl>
    <w:lvl w:ilvl="1">
      <w:start w:val="1"/>
      <w:numFmt w:val="none"/>
      <w:lvlText w:val="o"/>
      <w:legacy w:legacy="1" w:legacySpace="120" w:legacyIndent="360"/>
      <w:lvlJc w:val="left"/>
      <w:pPr>
        <w:ind w:left="720" w:hanging="360"/>
      </w:pPr>
      <w:rPr>
        <w:rFonts w:ascii="Courier New" w:hAnsi="Courier New" w:hint="default"/>
      </w:rPr>
    </w:lvl>
    <w:lvl w:ilvl="2">
      <w:start w:val="1"/>
      <w:numFmt w:val="none"/>
      <w:lvlText w:val=""/>
      <w:legacy w:legacy="1" w:legacySpace="120" w:legacyIndent="360"/>
      <w:lvlJc w:val="left"/>
      <w:pPr>
        <w:ind w:left="1080" w:hanging="360"/>
      </w:pPr>
      <w:rPr>
        <w:rFonts w:ascii="Wingdings" w:hAnsi="Wingdings" w:hint="default"/>
      </w:rPr>
    </w:lvl>
    <w:lvl w:ilvl="3">
      <w:start w:val="1"/>
      <w:numFmt w:val="none"/>
      <w:lvlText w:val=""/>
      <w:legacy w:legacy="1" w:legacySpace="120" w:legacyIndent="360"/>
      <w:lvlJc w:val="left"/>
      <w:pPr>
        <w:ind w:left="1440" w:hanging="360"/>
      </w:pPr>
      <w:rPr>
        <w:rFonts w:ascii="Symbol" w:hAnsi="Symbol" w:hint="default"/>
      </w:rPr>
    </w:lvl>
    <w:lvl w:ilvl="4">
      <w:start w:val="1"/>
      <w:numFmt w:val="none"/>
      <w:lvlText w:val="o"/>
      <w:legacy w:legacy="1" w:legacySpace="120" w:legacyIndent="360"/>
      <w:lvlJc w:val="left"/>
      <w:pPr>
        <w:ind w:left="1800" w:hanging="360"/>
      </w:pPr>
      <w:rPr>
        <w:rFonts w:ascii="Courier New" w:hAnsi="Courier New" w:hint="default"/>
      </w:rPr>
    </w:lvl>
    <w:lvl w:ilvl="5">
      <w:start w:val="1"/>
      <w:numFmt w:val="none"/>
      <w:lvlText w:val=""/>
      <w:legacy w:legacy="1" w:legacySpace="120" w:legacyIndent="360"/>
      <w:lvlJc w:val="left"/>
      <w:pPr>
        <w:ind w:left="2160" w:hanging="360"/>
      </w:pPr>
      <w:rPr>
        <w:rFonts w:ascii="Wingdings" w:hAnsi="Wingdings" w:hint="default"/>
      </w:rPr>
    </w:lvl>
    <w:lvl w:ilvl="6">
      <w:start w:val="1"/>
      <w:numFmt w:val="none"/>
      <w:lvlText w:val=""/>
      <w:legacy w:legacy="1" w:legacySpace="120" w:legacyIndent="360"/>
      <w:lvlJc w:val="left"/>
      <w:pPr>
        <w:ind w:left="2520" w:hanging="360"/>
      </w:pPr>
      <w:rPr>
        <w:rFonts w:ascii="Symbol" w:hAnsi="Symbol" w:hint="default"/>
      </w:rPr>
    </w:lvl>
    <w:lvl w:ilvl="7">
      <w:start w:val="1"/>
      <w:numFmt w:val="none"/>
      <w:lvlText w:val="o"/>
      <w:legacy w:legacy="1" w:legacySpace="120" w:legacyIndent="360"/>
      <w:lvlJc w:val="left"/>
      <w:pPr>
        <w:ind w:left="2880" w:hanging="360"/>
      </w:pPr>
      <w:rPr>
        <w:rFonts w:ascii="Courier New" w:hAnsi="Courier New" w:hint="default"/>
      </w:rPr>
    </w:lvl>
    <w:lvl w:ilvl="8">
      <w:start w:val="1"/>
      <w:numFmt w:val="none"/>
      <w:lvlText w:val=""/>
      <w:legacy w:legacy="1" w:legacySpace="120" w:legacyIndent="360"/>
      <w:lvlJc w:val="left"/>
      <w:pPr>
        <w:ind w:left="3240" w:hanging="360"/>
      </w:pPr>
      <w:rPr>
        <w:rFonts w:ascii="Wingdings" w:hAnsi="Wingdings" w:hint="default"/>
      </w:rPr>
    </w:lvl>
  </w:abstractNum>
  <w:abstractNum w:abstractNumId="26" w15:restartNumberingAfterBreak="0">
    <w:nsid w:val="72D11EEA"/>
    <w:multiLevelType w:val="hybridMultilevel"/>
    <w:tmpl w:val="427E2BEE"/>
    <w:lvl w:ilvl="0" w:tplc="E57A3C98">
      <w:start w:val="1"/>
      <w:numFmt w:val="bullet"/>
      <w:lvlText w:val="-"/>
      <w:lvlJc w:val="left"/>
      <w:pPr>
        <w:ind w:left="786" w:hanging="360"/>
      </w:pPr>
      <w:rPr>
        <w:rFonts w:ascii="Calibri" w:eastAsiaTheme="minorEastAsia" w:hAnsi="Calibri" w:cs="Times New Roman" w:hint="default"/>
        <w:color w:val="000000" w:themeColor="text1"/>
        <w:sz w:val="24"/>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7" w15:restartNumberingAfterBreak="0">
    <w:nsid w:val="77925CAB"/>
    <w:multiLevelType w:val="hybridMultilevel"/>
    <w:tmpl w:val="F3B28D6E"/>
    <w:lvl w:ilvl="0" w:tplc="E57A3C98">
      <w:start w:val="1"/>
      <w:numFmt w:val="bullet"/>
      <w:lvlText w:val="-"/>
      <w:lvlJc w:val="left"/>
      <w:pPr>
        <w:ind w:left="720" w:hanging="360"/>
      </w:pPr>
      <w:rPr>
        <w:rFonts w:ascii="Calibri" w:eastAsiaTheme="minorEastAsia" w:hAnsi="Calibri" w:cs="Times New Roman" w:hint="default"/>
        <w:color w:val="000000" w:themeColor="text1"/>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7F41668"/>
    <w:multiLevelType w:val="hybridMultilevel"/>
    <w:tmpl w:val="9C92F62A"/>
    <w:lvl w:ilvl="0" w:tplc="E57A3C98">
      <w:start w:val="1"/>
      <w:numFmt w:val="bullet"/>
      <w:lvlText w:val="-"/>
      <w:lvlJc w:val="left"/>
      <w:pPr>
        <w:ind w:left="720" w:hanging="360"/>
      </w:pPr>
      <w:rPr>
        <w:rFonts w:ascii="Calibri" w:eastAsiaTheme="minorEastAsia" w:hAnsi="Calibri" w:cs="Times New Roman" w:hint="default"/>
        <w:color w:val="000000" w:themeColor="tex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0"/>
  </w:num>
  <w:num w:numId="4">
    <w:abstractNumId w:val="10"/>
    <w:lvlOverride w:ilvl="0">
      <w:lvl w:ilvl="0">
        <w:numFmt w:val="decimal"/>
        <w:lvlText w:val="%1)"/>
        <w:lvlJc w:val="left"/>
        <w:pPr>
          <w:tabs>
            <w:tab w:val="num" w:pos="288"/>
          </w:tabs>
          <w:ind w:left="72"/>
        </w:pPr>
        <w:rPr>
          <w:rFonts w:ascii="Arial Unicode MS" w:hAnsi="Times New Roman" w:cs="Arial Unicode MS"/>
          <w:b/>
          <w:bCs/>
          <w:snapToGrid/>
          <w:spacing w:val="10"/>
          <w:sz w:val="22"/>
          <w:szCs w:val="22"/>
        </w:rPr>
      </w:lvl>
    </w:lvlOverride>
  </w:num>
  <w:num w:numId="5">
    <w:abstractNumId w:val="3"/>
  </w:num>
  <w:num w:numId="6">
    <w:abstractNumId w:val="11"/>
  </w:num>
  <w:num w:numId="7">
    <w:abstractNumId w:val="11"/>
    <w:lvlOverride w:ilvl="0">
      <w:lvl w:ilvl="0">
        <w:numFmt w:val="decimal"/>
        <w:lvlText w:val="%1:"/>
        <w:lvlJc w:val="left"/>
        <w:pPr>
          <w:tabs>
            <w:tab w:val="num" w:pos="576"/>
          </w:tabs>
          <w:ind w:left="432"/>
        </w:pPr>
        <w:rPr>
          <w:rFonts w:ascii="Arial Unicode MS" w:hAnsi="Times New Roman" w:cs="Arial Unicode MS"/>
          <w:snapToGrid/>
          <w:spacing w:val="-2"/>
          <w:w w:val="105"/>
          <w:sz w:val="22"/>
          <w:szCs w:val="22"/>
        </w:rPr>
      </w:lvl>
    </w:lvlOverride>
  </w:num>
  <w:num w:numId="8">
    <w:abstractNumId w:val="1"/>
  </w:num>
  <w:num w:numId="9">
    <w:abstractNumId w:val="8"/>
  </w:num>
  <w:num w:numId="10">
    <w:abstractNumId w:val="6"/>
  </w:num>
  <w:num w:numId="11">
    <w:abstractNumId w:val="5"/>
  </w:num>
  <w:num w:numId="12">
    <w:abstractNumId w:val="7"/>
  </w:num>
  <w:num w:numId="13">
    <w:abstractNumId w:val="0"/>
  </w:num>
  <w:num w:numId="14">
    <w:abstractNumId w:val="20"/>
  </w:num>
  <w:num w:numId="15">
    <w:abstractNumId w:val="27"/>
  </w:num>
  <w:num w:numId="16">
    <w:abstractNumId w:val="16"/>
  </w:num>
  <w:num w:numId="17">
    <w:abstractNumId w:val="13"/>
  </w:num>
  <w:num w:numId="18">
    <w:abstractNumId w:val="25"/>
  </w:num>
  <w:num w:numId="19">
    <w:abstractNumId w:val="14"/>
  </w:num>
  <w:num w:numId="20">
    <w:abstractNumId w:val="28"/>
  </w:num>
  <w:num w:numId="21">
    <w:abstractNumId w:val="15"/>
  </w:num>
  <w:num w:numId="22">
    <w:abstractNumId w:val="21"/>
  </w:num>
  <w:num w:numId="23">
    <w:abstractNumId w:val="19"/>
  </w:num>
  <w:num w:numId="24">
    <w:abstractNumId w:val="23"/>
  </w:num>
  <w:num w:numId="25">
    <w:abstractNumId w:val="9"/>
  </w:num>
  <w:num w:numId="26">
    <w:abstractNumId w:val="18"/>
  </w:num>
  <w:num w:numId="27">
    <w:abstractNumId w:val="12"/>
  </w:num>
  <w:num w:numId="28">
    <w:abstractNumId w:val="26"/>
  </w:num>
  <w:num w:numId="29">
    <w:abstractNumId w:val="24"/>
  </w:num>
  <w:num w:numId="30">
    <w:abstractNumId w:val="22"/>
  </w:num>
  <w:num w:numId="3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gèle Dilu Ahuka">
    <w15:presenceInfo w15:providerId="Windows Live" w15:userId="e121b1d79bf951a0"/>
  </w15:person>
  <w15:person w15:author="Angèle Dilu Keti">
    <w15:presenceInfo w15:providerId="Windows Live" w15:userId="e121b1d79bf951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grammar="clean"/>
  <w:trackRevisions/>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D71D0C"/>
    <w:rsid w:val="00002445"/>
    <w:rsid w:val="000037B0"/>
    <w:rsid w:val="0000499D"/>
    <w:rsid w:val="0001210C"/>
    <w:rsid w:val="00014F53"/>
    <w:rsid w:val="00025561"/>
    <w:rsid w:val="00034148"/>
    <w:rsid w:val="0005294B"/>
    <w:rsid w:val="00054AC7"/>
    <w:rsid w:val="00065305"/>
    <w:rsid w:val="00087E19"/>
    <w:rsid w:val="00096CF8"/>
    <w:rsid w:val="000A1870"/>
    <w:rsid w:val="000A643C"/>
    <w:rsid w:val="000B13BC"/>
    <w:rsid w:val="000B7A08"/>
    <w:rsid w:val="000F7BB6"/>
    <w:rsid w:val="00114109"/>
    <w:rsid w:val="0012400F"/>
    <w:rsid w:val="00126B36"/>
    <w:rsid w:val="00132DC7"/>
    <w:rsid w:val="001441C9"/>
    <w:rsid w:val="001737CA"/>
    <w:rsid w:val="001749EF"/>
    <w:rsid w:val="001A5E11"/>
    <w:rsid w:val="001B5BD1"/>
    <w:rsid w:val="001C4AC2"/>
    <w:rsid w:val="001D341C"/>
    <w:rsid w:val="001E76FA"/>
    <w:rsid w:val="001F6AEB"/>
    <w:rsid w:val="00205E0A"/>
    <w:rsid w:val="00215ADD"/>
    <w:rsid w:val="00216470"/>
    <w:rsid w:val="00220657"/>
    <w:rsid w:val="00227171"/>
    <w:rsid w:val="00235944"/>
    <w:rsid w:val="00240951"/>
    <w:rsid w:val="00262630"/>
    <w:rsid w:val="00272675"/>
    <w:rsid w:val="002816AF"/>
    <w:rsid w:val="00295048"/>
    <w:rsid w:val="002A4DF6"/>
    <w:rsid w:val="002B414C"/>
    <w:rsid w:val="00303881"/>
    <w:rsid w:val="00305419"/>
    <w:rsid w:val="0031312F"/>
    <w:rsid w:val="00317BC7"/>
    <w:rsid w:val="0032390C"/>
    <w:rsid w:val="003266B7"/>
    <w:rsid w:val="00327CCD"/>
    <w:rsid w:val="00336DCD"/>
    <w:rsid w:val="00337F39"/>
    <w:rsid w:val="003405E2"/>
    <w:rsid w:val="00340D3B"/>
    <w:rsid w:val="00345CE7"/>
    <w:rsid w:val="00346080"/>
    <w:rsid w:val="00353034"/>
    <w:rsid w:val="00356E91"/>
    <w:rsid w:val="00357930"/>
    <w:rsid w:val="0037557A"/>
    <w:rsid w:val="00375770"/>
    <w:rsid w:val="00392DAB"/>
    <w:rsid w:val="00392EEE"/>
    <w:rsid w:val="003951B8"/>
    <w:rsid w:val="00395ADE"/>
    <w:rsid w:val="003C3BC6"/>
    <w:rsid w:val="003D1E4D"/>
    <w:rsid w:val="003E2B1D"/>
    <w:rsid w:val="003F3392"/>
    <w:rsid w:val="00413931"/>
    <w:rsid w:val="004158DC"/>
    <w:rsid w:val="004215E2"/>
    <w:rsid w:val="00442EDA"/>
    <w:rsid w:val="00444EC1"/>
    <w:rsid w:val="004469B8"/>
    <w:rsid w:val="0046493C"/>
    <w:rsid w:val="00477809"/>
    <w:rsid w:val="004A1331"/>
    <w:rsid w:val="004A49FB"/>
    <w:rsid w:val="004B553B"/>
    <w:rsid w:val="004C0CAF"/>
    <w:rsid w:val="004C381B"/>
    <w:rsid w:val="004C48E0"/>
    <w:rsid w:val="004D04D8"/>
    <w:rsid w:val="004D43B6"/>
    <w:rsid w:val="004D5746"/>
    <w:rsid w:val="00502528"/>
    <w:rsid w:val="005100AD"/>
    <w:rsid w:val="00520378"/>
    <w:rsid w:val="0054412A"/>
    <w:rsid w:val="00545503"/>
    <w:rsid w:val="00563782"/>
    <w:rsid w:val="005760F5"/>
    <w:rsid w:val="00576BAC"/>
    <w:rsid w:val="0057733F"/>
    <w:rsid w:val="00577FA6"/>
    <w:rsid w:val="005836F1"/>
    <w:rsid w:val="005873C6"/>
    <w:rsid w:val="00592E8C"/>
    <w:rsid w:val="005A559E"/>
    <w:rsid w:val="005B13F7"/>
    <w:rsid w:val="005B7080"/>
    <w:rsid w:val="005C5DF7"/>
    <w:rsid w:val="005D07CA"/>
    <w:rsid w:val="005D7A7F"/>
    <w:rsid w:val="005E5CC8"/>
    <w:rsid w:val="005F0EF9"/>
    <w:rsid w:val="00606C8D"/>
    <w:rsid w:val="00620B96"/>
    <w:rsid w:val="00622791"/>
    <w:rsid w:val="0063013E"/>
    <w:rsid w:val="00632DD0"/>
    <w:rsid w:val="00634E13"/>
    <w:rsid w:val="006462B0"/>
    <w:rsid w:val="00654D0A"/>
    <w:rsid w:val="00655FCC"/>
    <w:rsid w:val="00656561"/>
    <w:rsid w:val="00662190"/>
    <w:rsid w:val="006676B4"/>
    <w:rsid w:val="00675855"/>
    <w:rsid w:val="00676E8B"/>
    <w:rsid w:val="006773C5"/>
    <w:rsid w:val="00677816"/>
    <w:rsid w:val="006806E6"/>
    <w:rsid w:val="006962D9"/>
    <w:rsid w:val="006B0768"/>
    <w:rsid w:val="006B3C59"/>
    <w:rsid w:val="006C12B4"/>
    <w:rsid w:val="006C1778"/>
    <w:rsid w:val="007002C0"/>
    <w:rsid w:val="00701878"/>
    <w:rsid w:val="00701DA8"/>
    <w:rsid w:val="00704901"/>
    <w:rsid w:val="00706A97"/>
    <w:rsid w:val="00721A83"/>
    <w:rsid w:val="00735430"/>
    <w:rsid w:val="00744E51"/>
    <w:rsid w:val="00745D0C"/>
    <w:rsid w:val="0075614F"/>
    <w:rsid w:val="00761288"/>
    <w:rsid w:val="00761D2E"/>
    <w:rsid w:val="0076450B"/>
    <w:rsid w:val="00774932"/>
    <w:rsid w:val="00776F58"/>
    <w:rsid w:val="00784A3E"/>
    <w:rsid w:val="007970A0"/>
    <w:rsid w:val="007A504B"/>
    <w:rsid w:val="007A77EE"/>
    <w:rsid w:val="007C7352"/>
    <w:rsid w:val="007D5DEF"/>
    <w:rsid w:val="00811510"/>
    <w:rsid w:val="008227ED"/>
    <w:rsid w:val="00823959"/>
    <w:rsid w:val="00824C36"/>
    <w:rsid w:val="0083459B"/>
    <w:rsid w:val="008405EE"/>
    <w:rsid w:val="00845258"/>
    <w:rsid w:val="00870A0E"/>
    <w:rsid w:val="008746AF"/>
    <w:rsid w:val="008860AF"/>
    <w:rsid w:val="0089344B"/>
    <w:rsid w:val="008A0569"/>
    <w:rsid w:val="008A131A"/>
    <w:rsid w:val="008A3745"/>
    <w:rsid w:val="008A4993"/>
    <w:rsid w:val="008C5E97"/>
    <w:rsid w:val="008F3C88"/>
    <w:rsid w:val="009000E6"/>
    <w:rsid w:val="00923B41"/>
    <w:rsid w:val="009254EC"/>
    <w:rsid w:val="00930FFB"/>
    <w:rsid w:val="00931963"/>
    <w:rsid w:val="00932E93"/>
    <w:rsid w:val="00933120"/>
    <w:rsid w:val="00933BAC"/>
    <w:rsid w:val="009351F5"/>
    <w:rsid w:val="00945E82"/>
    <w:rsid w:val="0095053F"/>
    <w:rsid w:val="00951416"/>
    <w:rsid w:val="00971E4D"/>
    <w:rsid w:val="009860D6"/>
    <w:rsid w:val="009939CB"/>
    <w:rsid w:val="00994FC8"/>
    <w:rsid w:val="009A3F7E"/>
    <w:rsid w:val="009A6943"/>
    <w:rsid w:val="009D695C"/>
    <w:rsid w:val="009E6F30"/>
    <w:rsid w:val="009F39CA"/>
    <w:rsid w:val="009F470E"/>
    <w:rsid w:val="00A00AA3"/>
    <w:rsid w:val="00A01B0F"/>
    <w:rsid w:val="00A03242"/>
    <w:rsid w:val="00A0377E"/>
    <w:rsid w:val="00A2249C"/>
    <w:rsid w:val="00A33625"/>
    <w:rsid w:val="00A41B3B"/>
    <w:rsid w:val="00A568B9"/>
    <w:rsid w:val="00A61041"/>
    <w:rsid w:val="00A67D65"/>
    <w:rsid w:val="00A67FC9"/>
    <w:rsid w:val="00A74850"/>
    <w:rsid w:val="00A762DB"/>
    <w:rsid w:val="00A87073"/>
    <w:rsid w:val="00A87EF9"/>
    <w:rsid w:val="00A9126E"/>
    <w:rsid w:val="00A93950"/>
    <w:rsid w:val="00AA3EF2"/>
    <w:rsid w:val="00AA4D9B"/>
    <w:rsid w:val="00AC1F4D"/>
    <w:rsid w:val="00AC7106"/>
    <w:rsid w:val="00AD249B"/>
    <w:rsid w:val="00AD2D9C"/>
    <w:rsid w:val="00AD694E"/>
    <w:rsid w:val="00AE3F68"/>
    <w:rsid w:val="00AE7A31"/>
    <w:rsid w:val="00AF053D"/>
    <w:rsid w:val="00B017FC"/>
    <w:rsid w:val="00B106BF"/>
    <w:rsid w:val="00B12697"/>
    <w:rsid w:val="00B135C6"/>
    <w:rsid w:val="00B14ED9"/>
    <w:rsid w:val="00B15C23"/>
    <w:rsid w:val="00B15EDF"/>
    <w:rsid w:val="00B1716F"/>
    <w:rsid w:val="00B20888"/>
    <w:rsid w:val="00B21AD4"/>
    <w:rsid w:val="00B34AD8"/>
    <w:rsid w:val="00B35A27"/>
    <w:rsid w:val="00B56DED"/>
    <w:rsid w:val="00B65C28"/>
    <w:rsid w:val="00B67566"/>
    <w:rsid w:val="00B730DF"/>
    <w:rsid w:val="00B77AB0"/>
    <w:rsid w:val="00B878FD"/>
    <w:rsid w:val="00B92B4F"/>
    <w:rsid w:val="00B942A8"/>
    <w:rsid w:val="00BB0F8B"/>
    <w:rsid w:val="00BB6F2F"/>
    <w:rsid w:val="00BC02DD"/>
    <w:rsid w:val="00BC3F1E"/>
    <w:rsid w:val="00BD3407"/>
    <w:rsid w:val="00BD4E65"/>
    <w:rsid w:val="00C04258"/>
    <w:rsid w:val="00C064EB"/>
    <w:rsid w:val="00C1729E"/>
    <w:rsid w:val="00C36065"/>
    <w:rsid w:val="00C41F0D"/>
    <w:rsid w:val="00C52288"/>
    <w:rsid w:val="00C575C5"/>
    <w:rsid w:val="00C62A04"/>
    <w:rsid w:val="00C707F7"/>
    <w:rsid w:val="00C70A6C"/>
    <w:rsid w:val="00C70EA9"/>
    <w:rsid w:val="00C81BDC"/>
    <w:rsid w:val="00CA471E"/>
    <w:rsid w:val="00CB1752"/>
    <w:rsid w:val="00CB3B0A"/>
    <w:rsid w:val="00CC2072"/>
    <w:rsid w:val="00CD3860"/>
    <w:rsid w:val="00D127C9"/>
    <w:rsid w:val="00D247C4"/>
    <w:rsid w:val="00D317CD"/>
    <w:rsid w:val="00D32D5E"/>
    <w:rsid w:val="00D36A1E"/>
    <w:rsid w:val="00D37B97"/>
    <w:rsid w:val="00D53CAF"/>
    <w:rsid w:val="00D56031"/>
    <w:rsid w:val="00D71996"/>
    <w:rsid w:val="00D71D0C"/>
    <w:rsid w:val="00D74545"/>
    <w:rsid w:val="00D82ECE"/>
    <w:rsid w:val="00D85BDC"/>
    <w:rsid w:val="00D9475F"/>
    <w:rsid w:val="00DD21F0"/>
    <w:rsid w:val="00DD35FA"/>
    <w:rsid w:val="00DE2E23"/>
    <w:rsid w:val="00DF0938"/>
    <w:rsid w:val="00DF1905"/>
    <w:rsid w:val="00DF34A5"/>
    <w:rsid w:val="00E0159D"/>
    <w:rsid w:val="00E05653"/>
    <w:rsid w:val="00E10D28"/>
    <w:rsid w:val="00E32696"/>
    <w:rsid w:val="00E71265"/>
    <w:rsid w:val="00E80E5F"/>
    <w:rsid w:val="00E83641"/>
    <w:rsid w:val="00E857C2"/>
    <w:rsid w:val="00E866ED"/>
    <w:rsid w:val="00E906CA"/>
    <w:rsid w:val="00E9087B"/>
    <w:rsid w:val="00EA22CC"/>
    <w:rsid w:val="00EB4364"/>
    <w:rsid w:val="00EE0128"/>
    <w:rsid w:val="00EE5339"/>
    <w:rsid w:val="00EE743C"/>
    <w:rsid w:val="00F01C37"/>
    <w:rsid w:val="00F1595C"/>
    <w:rsid w:val="00F25F6D"/>
    <w:rsid w:val="00F361F9"/>
    <w:rsid w:val="00F422B3"/>
    <w:rsid w:val="00F42E52"/>
    <w:rsid w:val="00F4320D"/>
    <w:rsid w:val="00F543B3"/>
    <w:rsid w:val="00F60325"/>
    <w:rsid w:val="00F7307F"/>
    <w:rsid w:val="00F82847"/>
    <w:rsid w:val="00F9773B"/>
    <w:rsid w:val="00FB6105"/>
    <w:rsid w:val="00FC5BF7"/>
    <w:rsid w:val="00FC7208"/>
    <w:rsid w:val="00FD3A49"/>
    <w:rsid w:val="00FE5713"/>
    <w:rsid w:val="00FF0ACC"/>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4D8B186"/>
  <w15:docId w15:val="{B4AF658B-0019-48A3-AC86-3428E6E26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E91"/>
    <w:pPr>
      <w:widowControl w:val="0"/>
      <w:kinsoku w:val="0"/>
      <w:spacing w:after="0" w:line="240" w:lineRule="auto"/>
    </w:pPr>
    <w:rPr>
      <w:rFonts w:ascii="Times New Roman" w:eastAsiaTheme="minorEastAsia" w:hAnsi="Times New Roman" w:cs="Times New Roman"/>
      <w:sz w:val="24"/>
      <w:szCs w:val="24"/>
      <w:lang w:eastAsia="fr-FR"/>
    </w:rPr>
  </w:style>
  <w:style w:type="paragraph" w:styleId="Titre1">
    <w:name w:val="heading 1"/>
    <w:basedOn w:val="Normal"/>
    <w:next w:val="Normal"/>
    <w:link w:val="Titre1Car"/>
    <w:uiPriority w:val="9"/>
    <w:qFormat/>
    <w:rsid w:val="00096CF8"/>
    <w:pPr>
      <w:keepNext/>
      <w:keepLines/>
      <w:numPr>
        <w:numId w:val="26"/>
      </w:numPr>
      <w:spacing w:before="240" w:line="360" w:lineRule="auto"/>
      <w:jc w:val="both"/>
      <w:outlineLvl w:val="0"/>
      <w:pPrChange w:id="0" w:author="Angèle Dilu Ahuka" w:date="2020-10-18T21:01:00Z">
        <w:pPr>
          <w:keepNext/>
          <w:keepLines/>
          <w:widowControl w:val="0"/>
          <w:kinsoku w:val="0"/>
          <w:spacing w:before="240"/>
          <w:outlineLvl w:val="0"/>
        </w:pPr>
      </w:pPrChange>
    </w:pPr>
    <w:rPr>
      <w:rFonts w:eastAsiaTheme="majorEastAsia" w:cstheme="majorBidi"/>
      <w:b/>
      <w:sz w:val="28"/>
      <w:szCs w:val="32"/>
      <w:rPrChange w:id="0" w:author="Angèle Dilu Ahuka" w:date="2020-10-18T21:01:00Z">
        <w:rPr>
          <w:rFonts w:eastAsiaTheme="majorEastAsia" w:cstheme="majorBidi"/>
          <w:color w:val="365F91" w:themeColor="accent1" w:themeShade="BF"/>
          <w:sz w:val="28"/>
          <w:szCs w:val="32"/>
          <w:lang w:val="fr-FR" w:eastAsia="fr-FR" w:bidi="ar-SA"/>
        </w:rPr>
      </w:rPrChange>
    </w:rPr>
  </w:style>
  <w:style w:type="paragraph" w:styleId="Titre2">
    <w:name w:val="heading 2"/>
    <w:basedOn w:val="Normal"/>
    <w:next w:val="Normal"/>
    <w:link w:val="Titre2Car"/>
    <w:uiPriority w:val="9"/>
    <w:unhideWhenUsed/>
    <w:qFormat/>
    <w:rsid w:val="00096CF8"/>
    <w:pPr>
      <w:keepNext/>
      <w:keepLines/>
      <w:numPr>
        <w:numId w:val="27"/>
      </w:numPr>
      <w:spacing w:before="40"/>
      <w:outlineLvl w:val="1"/>
      <w:pPrChange w:id="1" w:author="Angèle Dilu Ahuka" w:date="2020-10-18T21:09:00Z">
        <w:pPr>
          <w:keepNext/>
          <w:keepLines/>
          <w:widowControl w:val="0"/>
          <w:numPr>
            <w:numId w:val="27"/>
          </w:numPr>
          <w:kinsoku w:val="0"/>
          <w:spacing w:before="40"/>
          <w:ind w:left="720" w:hanging="360"/>
          <w:outlineLvl w:val="1"/>
        </w:pPr>
      </w:pPrChange>
    </w:pPr>
    <w:rPr>
      <w:rFonts w:eastAsiaTheme="majorEastAsia" w:cstheme="majorBidi"/>
      <w:b/>
      <w:szCs w:val="26"/>
      <w:rPrChange w:id="1" w:author="Angèle Dilu Ahuka" w:date="2020-10-18T21:09:00Z">
        <w:rPr>
          <w:rFonts w:eastAsiaTheme="majorEastAsia" w:cstheme="majorBidi"/>
          <w:sz w:val="24"/>
          <w:szCs w:val="26"/>
          <w:lang w:val="fr-FR" w:eastAsia="fr-FR" w:bidi="ar-SA"/>
        </w:rPr>
      </w:rPrChange>
    </w:rPr>
  </w:style>
  <w:style w:type="paragraph" w:styleId="Titre3">
    <w:name w:val="heading 3"/>
    <w:basedOn w:val="Normal"/>
    <w:next w:val="Normal"/>
    <w:link w:val="Titre3Car"/>
    <w:uiPriority w:val="9"/>
    <w:unhideWhenUsed/>
    <w:qFormat/>
    <w:rsid w:val="00E9087B"/>
    <w:pPr>
      <w:keepNext/>
      <w:keepLines/>
      <w:numPr>
        <w:numId w:val="29"/>
      </w:numPr>
      <w:spacing w:before="40"/>
      <w:outlineLvl w:val="2"/>
      <w:pPrChange w:id="2" w:author="Angèle Dilu Keti" w:date="2020-10-20T19:35:00Z">
        <w:pPr>
          <w:keepNext/>
          <w:keepLines/>
          <w:widowControl w:val="0"/>
          <w:numPr>
            <w:numId w:val="29"/>
          </w:numPr>
          <w:kinsoku w:val="0"/>
          <w:spacing w:before="40"/>
          <w:ind w:left="720" w:hanging="360"/>
          <w:outlineLvl w:val="2"/>
        </w:pPr>
      </w:pPrChange>
    </w:pPr>
    <w:rPr>
      <w:rFonts w:asciiTheme="majorHAnsi" w:eastAsiaTheme="majorEastAsia" w:hAnsiTheme="majorHAnsi" w:cstheme="majorBidi"/>
      <w:b/>
      <w:rPrChange w:id="2" w:author="Angèle Dilu Keti" w:date="2020-10-20T19:35:00Z">
        <w:rPr>
          <w:rFonts w:asciiTheme="majorHAnsi" w:eastAsiaTheme="majorEastAsia" w:hAnsiTheme="majorHAnsi" w:cstheme="majorBidi"/>
          <w:sz w:val="24"/>
          <w:szCs w:val="24"/>
          <w:lang w:val="fr-FR" w:eastAsia="fr-FR" w:bidi="ar-SA"/>
        </w:rPr>
      </w:rPrChange>
    </w:rPr>
  </w:style>
  <w:style w:type="paragraph" w:styleId="Titre4">
    <w:name w:val="heading 4"/>
    <w:basedOn w:val="Normal"/>
    <w:next w:val="Normal"/>
    <w:link w:val="Titre4Car"/>
    <w:uiPriority w:val="9"/>
    <w:semiHidden/>
    <w:unhideWhenUsed/>
    <w:qFormat/>
    <w:rsid w:val="00096CF8"/>
    <w:pPr>
      <w:keepNext/>
      <w:keepLines/>
      <w:numPr>
        <w:ilvl w:val="3"/>
        <w:numId w:val="26"/>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096CF8"/>
    <w:pPr>
      <w:keepNext/>
      <w:keepLines/>
      <w:numPr>
        <w:ilvl w:val="4"/>
        <w:numId w:val="26"/>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096CF8"/>
    <w:pPr>
      <w:keepNext/>
      <w:keepLines/>
      <w:numPr>
        <w:ilvl w:val="5"/>
        <w:numId w:val="26"/>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096CF8"/>
    <w:pPr>
      <w:keepNext/>
      <w:keepLines/>
      <w:numPr>
        <w:ilvl w:val="6"/>
        <w:numId w:val="26"/>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096CF8"/>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96CF8"/>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71D0C"/>
    <w:pPr>
      <w:tabs>
        <w:tab w:val="center" w:pos="4536"/>
        <w:tab w:val="right" w:pos="9072"/>
      </w:tabs>
    </w:pPr>
  </w:style>
  <w:style w:type="character" w:customStyle="1" w:styleId="En-tteCar">
    <w:name w:val="En-tête Car"/>
    <w:basedOn w:val="Policepardfaut"/>
    <w:link w:val="En-tte"/>
    <w:uiPriority w:val="99"/>
    <w:rsid w:val="00D71D0C"/>
    <w:rPr>
      <w:rFonts w:ascii="Times New Roman" w:eastAsiaTheme="minorEastAsia" w:hAnsi="Times New Roman" w:cs="Times New Roman"/>
      <w:sz w:val="24"/>
      <w:szCs w:val="24"/>
      <w:lang w:eastAsia="fr-FR"/>
    </w:rPr>
  </w:style>
  <w:style w:type="paragraph" w:styleId="Pieddepage">
    <w:name w:val="footer"/>
    <w:basedOn w:val="Normal"/>
    <w:link w:val="PieddepageCar"/>
    <w:uiPriority w:val="99"/>
    <w:unhideWhenUsed/>
    <w:rsid w:val="00D71D0C"/>
    <w:pPr>
      <w:tabs>
        <w:tab w:val="center" w:pos="4536"/>
        <w:tab w:val="right" w:pos="9072"/>
      </w:tabs>
    </w:pPr>
  </w:style>
  <w:style w:type="character" w:customStyle="1" w:styleId="PieddepageCar">
    <w:name w:val="Pied de page Car"/>
    <w:basedOn w:val="Policepardfaut"/>
    <w:link w:val="Pieddepage"/>
    <w:uiPriority w:val="99"/>
    <w:rsid w:val="00D71D0C"/>
    <w:rPr>
      <w:rFonts w:ascii="Times New Roman" w:eastAsiaTheme="minorEastAsia" w:hAnsi="Times New Roman" w:cs="Times New Roman"/>
      <w:sz w:val="24"/>
      <w:szCs w:val="24"/>
      <w:lang w:eastAsia="fr-FR"/>
    </w:rPr>
  </w:style>
  <w:style w:type="paragraph" w:styleId="Textedebulles">
    <w:name w:val="Balloon Text"/>
    <w:basedOn w:val="Normal"/>
    <w:link w:val="TextedebullesCar"/>
    <w:uiPriority w:val="99"/>
    <w:semiHidden/>
    <w:unhideWhenUsed/>
    <w:rsid w:val="00D71D0C"/>
    <w:rPr>
      <w:rFonts w:ascii="Tahoma" w:hAnsi="Tahoma" w:cs="Tahoma"/>
      <w:sz w:val="16"/>
      <w:szCs w:val="16"/>
    </w:rPr>
  </w:style>
  <w:style w:type="character" w:customStyle="1" w:styleId="TextedebullesCar">
    <w:name w:val="Texte de bulles Car"/>
    <w:basedOn w:val="Policepardfaut"/>
    <w:link w:val="Textedebulles"/>
    <w:uiPriority w:val="99"/>
    <w:semiHidden/>
    <w:rsid w:val="00D71D0C"/>
    <w:rPr>
      <w:rFonts w:ascii="Tahoma" w:eastAsiaTheme="minorEastAsia" w:hAnsi="Tahoma" w:cs="Tahoma"/>
      <w:sz w:val="16"/>
      <w:szCs w:val="16"/>
      <w:lang w:eastAsia="fr-FR"/>
    </w:rPr>
  </w:style>
  <w:style w:type="paragraph" w:styleId="Paragraphedeliste">
    <w:name w:val="List Paragraph"/>
    <w:basedOn w:val="Normal"/>
    <w:uiPriority w:val="34"/>
    <w:qFormat/>
    <w:rsid w:val="00D71D0C"/>
    <w:pPr>
      <w:ind w:left="720"/>
      <w:contextualSpacing/>
    </w:pPr>
  </w:style>
  <w:style w:type="table" w:styleId="Grilledutableau">
    <w:name w:val="Table Grid"/>
    <w:basedOn w:val="TableauNormal"/>
    <w:uiPriority w:val="59"/>
    <w:rsid w:val="00AF053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Policepardfaut"/>
    <w:rsid w:val="0046493C"/>
  </w:style>
  <w:style w:type="character" w:styleId="Lienhypertexte">
    <w:name w:val="Hyperlink"/>
    <w:basedOn w:val="Policepardfaut"/>
    <w:uiPriority w:val="99"/>
    <w:unhideWhenUsed/>
    <w:rsid w:val="0046493C"/>
    <w:rPr>
      <w:color w:val="0000FF"/>
      <w:u w:val="single"/>
    </w:rPr>
  </w:style>
  <w:style w:type="character" w:styleId="Marquedecommentaire">
    <w:name w:val="annotation reference"/>
    <w:basedOn w:val="Policepardfaut"/>
    <w:uiPriority w:val="99"/>
    <w:semiHidden/>
    <w:unhideWhenUsed/>
    <w:rsid w:val="00721A83"/>
    <w:rPr>
      <w:sz w:val="16"/>
      <w:szCs w:val="16"/>
    </w:rPr>
  </w:style>
  <w:style w:type="paragraph" w:styleId="Commentaire">
    <w:name w:val="annotation text"/>
    <w:basedOn w:val="Normal"/>
    <w:link w:val="CommentaireCar"/>
    <w:uiPriority w:val="99"/>
    <w:semiHidden/>
    <w:unhideWhenUsed/>
    <w:rsid w:val="00721A83"/>
    <w:rPr>
      <w:sz w:val="20"/>
      <w:szCs w:val="20"/>
    </w:rPr>
  </w:style>
  <w:style w:type="character" w:customStyle="1" w:styleId="CommentaireCar">
    <w:name w:val="Commentaire Car"/>
    <w:basedOn w:val="Policepardfaut"/>
    <w:link w:val="Commentaire"/>
    <w:uiPriority w:val="99"/>
    <w:semiHidden/>
    <w:rsid w:val="00721A83"/>
    <w:rPr>
      <w:rFonts w:ascii="Times New Roman" w:eastAsiaTheme="minorEastAsia"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721A83"/>
    <w:rPr>
      <w:b/>
      <w:bCs/>
    </w:rPr>
  </w:style>
  <w:style w:type="character" w:customStyle="1" w:styleId="ObjetducommentaireCar">
    <w:name w:val="Objet du commentaire Car"/>
    <w:basedOn w:val="CommentaireCar"/>
    <w:link w:val="Objetducommentaire"/>
    <w:uiPriority w:val="99"/>
    <w:semiHidden/>
    <w:rsid w:val="00721A83"/>
    <w:rPr>
      <w:rFonts w:ascii="Times New Roman" w:eastAsiaTheme="minorEastAsia" w:hAnsi="Times New Roman" w:cs="Times New Roman"/>
      <w:b/>
      <w:bCs/>
      <w:sz w:val="20"/>
      <w:szCs w:val="20"/>
      <w:lang w:eastAsia="fr-FR"/>
    </w:rPr>
  </w:style>
  <w:style w:type="character" w:customStyle="1" w:styleId="Titre1Car">
    <w:name w:val="Titre 1 Car"/>
    <w:basedOn w:val="Policepardfaut"/>
    <w:link w:val="Titre1"/>
    <w:uiPriority w:val="9"/>
    <w:rsid w:val="00096CF8"/>
    <w:rPr>
      <w:rFonts w:ascii="Times New Roman" w:eastAsiaTheme="majorEastAsia" w:hAnsi="Times New Roman" w:cstheme="majorBidi"/>
      <w:b/>
      <w:sz w:val="28"/>
      <w:szCs w:val="32"/>
      <w:lang w:eastAsia="fr-FR"/>
    </w:rPr>
  </w:style>
  <w:style w:type="character" w:customStyle="1" w:styleId="Titre2Car">
    <w:name w:val="Titre 2 Car"/>
    <w:basedOn w:val="Policepardfaut"/>
    <w:link w:val="Titre2"/>
    <w:uiPriority w:val="9"/>
    <w:rsid w:val="00096CF8"/>
    <w:rPr>
      <w:rFonts w:ascii="Times New Roman" w:eastAsiaTheme="majorEastAsia" w:hAnsi="Times New Roman" w:cstheme="majorBidi"/>
      <w:b/>
      <w:sz w:val="24"/>
      <w:szCs w:val="26"/>
      <w:lang w:eastAsia="fr-FR"/>
    </w:rPr>
  </w:style>
  <w:style w:type="character" w:customStyle="1" w:styleId="Titre3Car">
    <w:name w:val="Titre 3 Car"/>
    <w:basedOn w:val="Policepardfaut"/>
    <w:link w:val="Titre3"/>
    <w:uiPriority w:val="9"/>
    <w:rsid w:val="00E9087B"/>
    <w:rPr>
      <w:rFonts w:asciiTheme="majorHAnsi" w:eastAsiaTheme="majorEastAsia" w:hAnsiTheme="majorHAnsi" w:cstheme="majorBidi"/>
      <w:b/>
      <w:sz w:val="24"/>
      <w:szCs w:val="24"/>
      <w:lang w:eastAsia="fr-FR"/>
    </w:rPr>
  </w:style>
  <w:style w:type="character" w:customStyle="1" w:styleId="Titre4Car">
    <w:name w:val="Titre 4 Car"/>
    <w:basedOn w:val="Policepardfaut"/>
    <w:link w:val="Titre4"/>
    <w:uiPriority w:val="9"/>
    <w:semiHidden/>
    <w:rsid w:val="00096CF8"/>
    <w:rPr>
      <w:rFonts w:asciiTheme="majorHAnsi" w:eastAsiaTheme="majorEastAsia" w:hAnsiTheme="majorHAnsi" w:cstheme="majorBidi"/>
      <w:i/>
      <w:iCs/>
      <w:color w:val="365F91" w:themeColor="accent1" w:themeShade="BF"/>
      <w:sz w:val="24"/>
      <w:szCs w:val="24"/>
      <w:lang w:eastAsia="fr-FR"/>
    </w:rPr>
  </w:style>
  <w:style w:type="character" w:customStyle="1" w:styleId="Titre5Car">
    <w:name w:val="Titre 5 Car"/>
    <w:basedOn w:val="Policepardfaut"/>
    <w:link w:val="Titre5"/>
    <w:uiPriority w:val="9"/>
    <w:semiHidden/>
    <w:rsid w:val="00096CF8"/>
    <w:rPr>
      <w:rFonts w:asciiTheme="majorHAnsi" w:eastAsiaTheme="majorEastAsia" w:hAnsiTheme="majorHAnsi" w:cstheme="majorBidi"/>
      <w:color w:val="365F91" w:themeColor="accent1" w:themeShade="BF"/>
      <w:sz w:val="24"/>
      <w:szCs w:val="24"/>
      <w:lang w:eastAsia="fr-FR"/>
    </w:rPr>
  </w:style>
  <w:style w:type="character" w:customStyle="1" w:styleId="Titre6Car">
    <w:name w:val="Titre 6 Car"/>
    <w:basedOn w:val="Policepardfaut"/>
    <w:link w:val="Titre6"/>
    <w:uiPriority w:val="9"/>
    <w:semiHidden/>
    <w:rsid w:val="00096CF8"/>
    <w:rPr>
      <w:rFonts w:asciiTheme="majorHAnsi" w:eastAsiaTheme="majorEastAsia" w:hAnsiTheme="majorHAnsi" w:cstheme="majorBidi"/>
      <w:color w:val="243F60" w:themeColor="accent1" w:themeShade="7F"/>
      <w:sz w:val="24"/>
      <w:szCs w:val="24"/>
      <w:lang w:eastAsia="fr-FR"/>
    </w:rPr>
  </w:style>
  <w:style w:type="character" w:customStyle="1" w:styleId="Titre7Car">
    <w:name w:val="Titre 7 Car"/>
    <w:basedOn w:val="Policepardfaut"/>
    <w:link w:val="Titre7"/>
    <w:uiPriority w:val="9"/>
    <w:semiHidden/>
    <w:rsid w:val="00096CF8"/>
    <w:rPr>
      <w:rFonts w:asciiTheme="majorHAnsi" w:eastAsiaTheme="majorEastAsia" w:hAnsiTheme="majorHAnsi" w:cstheme="majorBidi"/>
      <w:i/>
      <w:iCs/>
      <w:color w:val="243F60" w:themeColor="accent1" w:themeShade="7F"/>
      <w:sz w:val="24"/>
      <w:szCs w:val="24"/>
      <w:lang w:eastAsia="fr-FR"/>
    </w:rPr>
  </w:style>
  <w:style w:type="character" w:customStyle="1" w:styleId="Titre8Car">
    <w:name w:val="Titre 8 Car"/>
    <w:basedOn w:val="Policepardfaut"/>
    <w:link w:val="Titre8"/>
    <w:uiPriority w:val="9"/>
    <w:semiHidden/>
    <w:rsid w:val="00096CF8"/>
    <w:rPr>
      <w:rFonts w:asciiTheme="majorHAnsi" w:eastAsiaTheme="majorEastAsia" w:hAnsiTheme="majorHAnsi" w:cstheme="majorBidi"/>
      <w:color w:val="272727" w:themeColor="text1" w:themeTint="D8"/>
      <w:sz w:val="21"/>
      <w:szCs w:val="21"/>
      <w:lang w:eastAsia="fr-FR"/>
    </w:rPr>
  </w:style>
  <w:style w:type="character" w:customStyle="1" w:styleId="Titre9Car">
    <w:name w:val="Titre 9 Car"/>
    <w:basedOn w:val="Policepardfaut"/>
    <w:link w:val="Titre9"/>
    <w:uiPriority w:val="9"/>
    <w:semiHidden/>
    <w:rsid w:val="00096CF8"/>
    <w:rPr>
      <w:rFonts w:asciiTheme="majorHAnsi" w:eastAsiaTheme="majorEastAsia" w:hAnsiTheme="majorHAnsi" w:cstheme="majorBidi"/>
      <w:i/>
      <w:iCs/>
      <w:color w:val="272727" w:themeColor="text1" w:themeTint="D8"/>
      <w:sz w:val="21"/>
      <w:szCs w:val="21"/>
      <w:lang w:eastAsia="fr-FR"/>
    </w:rPr>
  </w:style>
  <w:style w:type="paragraph" w:styleId="Rvision">
    <w:name w:val="Revision"/>
    <w:hidden/>
    <w:uiPriority w:val="99"/>
    <w:semiHidden/>
    <w:rsid w:val="00E71265"/>
    <w:pPr>
      <w:spacing w:after="0" w:line="240" w:lineRule="auto"/>
    </w:pPr>
    <w:rPr>
      <w:rFonts w:ascii="Times New Roman" w:eastAsiaTheme="minorEastAsia" w:hAnsi="Times New Roman" w:cs="Times New Roman"/>
      <w:sz w:val="24"/>
      <w:szCs w:val="24"/>
      <w:lang w:eastAsia="fr-FR"/>
    </w:rPr>
  </w:style>
  <w:style w:type="paragraph" w:styleId="En-ttedetabledesmatires">
    <w:name w:val="TOC Heading"/>
    <w:basedOn w:val="Titre1"/>
    <w:next w:val="Normal"/>
    <w:uiPriority w:val="39"/>
    <w:unhideWhenUsed/>
    <w:qFormat/>
    <w:rsid w:val="001D341C"/>
    <w:pPr>
      <w:widowControl/>
      <w:numPr>
        <w:numId w:val="0"/>
      </w:numPr>
      <w:kinsoku/>
      <w:spacing w:line="259" w:lineRule="auto"/>
      <w:jc w:val="left"/>
      <w:outlineLvl w:val="9"/>
    </w:pPr>
    <w:rPr>
      <w:rFonts w:asciiTheme="majorHAnsi" w:hAnsiTheme="majorHAnsi"/>
      <w:b w:val="0"/>
      <w:color w:val="365F91" w:themeColor="accent1" w:themeShade="BF"/>
      <w:sz w:val="32"/>
    </w:rPr>
  </w:style>
  <w:style w:type="paragraph" w:styleId="TM1">
    <w:name w:val="toc 1"/>
    <w:basedOn w:val="Normal"/>
    <w:next w:val="Normal"/>
    <w:autoRedefine/>
    <w:uiPriority w:val="39"/>
    <w:unhideWhenUsed/>
    <w:rsid w:val="001D341C"/>
    <w:pPr>
      <w:spacing w:after="100"/>
    </w:pPr>
  </w:style>
  <w:style w:type="paragraph" w:styleId="TM2">
    <w:name w:val="toc 2"/>
    <w:basedOn w:val="Normal"/>
    <w:next w:val="Normal"/>
    <w:autoRedefine/>
    <w:uiPriority w:val="39"/>
    <w:unhideWhenUsed/>
    <w:rsid w:val="001D341C"/>
    <w:pPr>
      <w:spacing w:after="100"/>
      <w:ind w:left="240"/>
    </w:pPr>
  </w:style>
  <w:style w:type="paragraph" w:styleId="TM3">
    <w:name w:val="toc 3"/>
    <w:basedOn w:val="Normal"/>
    <w:next w:val="Normal"/>
    <w:autoRedefine/>
    <w:uiPriority w:val="39"/>
    <w:unhideWhenUsed/>
    <w:rsid w:val="001D341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5640809">
      <w:bodyDiv w:val="1"/>
      <w:marLeft w:val="0"/>
      <w:marRight w:val="0"/>
      <w:marTop w:val="0"/>
      <w:marBottom w:val="0"/>
      <w:divBdr>
        <w:top w:val="none" w:sz="0" w:space="0" w:color="auto"/>
        <w:left w:val="none" w:sz="0" w:space="0" w:color="auto"/>
        <w:bottom w:val="none" w:sz="0" w:space="0" w:color="auto"/>
        <w:right w:val="none" w:sz="0" w:space="0" w:color="auto"/>
      </w:divBdr>
      <w:divsChild>
        <w:div w:id="1966303895">
          <w:marLeft w:val="547"/>
          <w:marRight w:val="0"/>
          <w:marTop w:val="134"/>
          <w:marBottom w:val="0"/>
          <w:divBdr>
            <w:top w:val="none" w:sz="0" w:space="0" w:color="auto"/>
            <w:left w:val="none" w:sz="0" w:space="0" w:color="auto"/>
            <w:bottom w:val="none" w:sz="0" w:space="0" w:color="auto"/>
            <w:right w:val="none" w:sz="0" w:space="0" w:color="auto"/>
          </w:divBdr>
        </w:div>
        <w:div w:id="1211302468">
          <w:marLeft w:val="547"/>
          <w:marRight w:val="0"/>
          <w:marTop w:val="134"/>
          <w:marBottom w:val="0"/>
          <w:divBdr>
            <w:top w:val="none" w:sz="0" w:space="0" w:color="auto"/>
            <w:left w:val="none" w:sz="0" w:space="0" w:color="auto"/>
            <w:bottom w:val="none" w:sz="0" w:space="0" w:color="auto"/>
            <w:right w:val="none" w:sz="0" w:space="0" w:color="auto"/>
          </w:divBdr>
        </w:div>
        <w:div w:id="41490681">
          <w:marLeft w:val="547"/>
          <w:marRight w:val="0"/>
          <w:marTop w:val="134"/>
          <w:marBottom w:val="0"/>
          <w:divBdr>
            <w:top w:val="none" w:sz="0" w:space="0" w:color="auto"/>
            <w:left w:val="none" w:sz="0" w:space="0" w:color="auto"/>
            <w:bottom w:val="none" w:sz="0" w:space="0" w:color="auto"/>
            <w:right w:val="none" w:sz="0" w:space="0" w:color="auto"/>
          </w:divBdr>
        </w:div>
      </w:divsChild>
    </w:div>
    <w:div w:id="1030766220">
      <w:bodyDiv w:val="1"/>
      <w:marLeft w:val="0"/>
      <w:marRight w:val="0"/>
      <w:marTop w:val="0"/>
      <w:marBottom w:val="0"/>
      <w:divBdr>
        <w:top w:val="none" w:sz="0" w:space="0" w:color="auto"/>
        <w:left w:val="none" w:sz="0" w:space="0" w:color="auto"/>
        <w:bottom w:val="none" w:sz="0" w:space="0" w:color="auto"/>
        <w:right w:val="none" w:sz="0" w:space="0" w:color="auto"/>
      </w:divBdr>
    </w:div>
    <w:div w:id="135203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image" Target="media/image4.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microsoft.com/office/2018/08/relationships/commentsExtensible" Target="commentsExtensible.xml"/><Relationship Id="rId1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package" Target="embeddings/Microsoft_PowerPoint_Slide.sldx"/><Relationship Id="rId20" Type="http://schemas.openxmlformats.org/officeDocument/2006/relationships/image" Target="media/image6.emf"/><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footer" Target="footer3.xml"/><Relationship Id="rId22"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6986</Words>
  <Characters>38424</Characters>
  <Application>Microsoft Office Word</Application>
  <DocSecurity>0</DocSecurity>
  <Lines>320</Lines>
  <Paragraphs>90</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45320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DMB</dc:creator>
  <cp:lastModifiedBy>Angèle Dilu Keti</cp:lastModifiedBy>
  <cp:revision>6</cp:revision>
  <cp:lastPrinted>2017-02-25T09:02:00Z</cp:lastPrinted>
  <dcterms:created xsi:type="dcterms:W3CDTF">2020-10-21T17:57:00Z</dcterms:created>
  <dcterms:modified xsi:type="dcterms:W3CDTF">2020-10-22T11:31:00Z</dcterms:modified>
</cp:coreProperties>
</file>